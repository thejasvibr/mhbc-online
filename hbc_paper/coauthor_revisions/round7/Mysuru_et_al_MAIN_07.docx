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2449" w14:textId="77777777" w:rsidR="00C40095" w:rsidRDefault="00AE3C4E">
      <w:pPr>
        <w:pStyle w:val="Title"/>
        <w:spacing w:line="360" w:lineRule="auto"/>
        <w:pPrChange w:id="0" w:author="tbeleyur" w:date="2021-09-13T14:44:00Z">
          <w:pPr>
            <w:pStyle w:val="Title"/>
          </w:pPr>
        </w:pPrChange>
      </w:pPr>
      <w:r>
        <w:t>High duty-cycle bats in the field do not alter echolocation calls when flying in groups</w:t>
      </w:r>
    </w:p>
    <w:p w14:paraId="1B79CB1B" w14:textId="77777777" w:rsidR="00A80F31" w:rsidRDefault="00AE3C4E">
      <w:pPr>
        <w:pStyle w:val="Author"/>
        <w:spacing w:line="360" w:lineRule="auto"/>
        <w:rPr>
          <w:ins w:id="1" w:author="hgoerlitz" w:date="2021-08-11T14:46:00Z"/>
        </w:rPr>
        <w:pPrChange w:id="2" w:author="tbeleyur" w:date="2021-09-13T14:44:00Z">
          <w:pPr>
            <w:pStyle w:val="Author"/>
          </w:pPr>
        </w:pPrChange>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3" w:author="hgoerlitz" w:date="2021-08-11T14:46:00Z">
        <w:r w:rsidDel="00A80F31">
          <w:delText xml:space="preserve">; </w:delText>
        </w:r>
      </w:del>
    </w:p>
    <w:p w14:paraId="2A718255" w14:textId="77777777" w:rsidR="00C40095" w:rsidRDefault="00AE1B6E">
      <w:pPr>
        <w:pStyle w:val="Author"/>
        <w:spacing w:line="360" w:lineRule="auto"/>
        <w:rPr>
          <w:ins w:id="4" w:author="hgoerlitz" w:date="2021-08-11T14:46:00Z"/>
        </w:rPr>
        <w:pPrChange w:id="5" w:author="tbeleyur" w:date="2021-09-13T14:44:00Z">
          <w:pPr>
            <w:pStyle w:val="Author"/>
          </w:pPr>
        </w:pPrChange>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77D57279" w:rsidR="00CE485E" w:rsidRPr="001E0227" w:rsidRDefault="007F27A1">
      <w:pPr>
        <w:pStyle w:val="BodyText"/>
        <w:spacing w:line="360" w:lineRule="auto"/>
        <w:rPr>
          <w:i/>
          <w:sz w:val="20"/>
          <w:szCs w:val="20"/>
        </w:rPr>
        <w:pPrChange w:id="6" w:author="tbeleyur" w:date="2021-09-13T14:44:00Z">
          <w:pPr>
            <w:pStyle w:val="BodyText"/>
          </w:pPr>
        </w:pPrChange>
      </w:pPr>
      <w:r>
        <w:tab/>
      </w:r>
      <w:r w:rsidR="00CE485E" w:rsidRPr="001E0227">
        <w:rPr>
          <w:i/>
          <w:sz w:val="20"/>
          <w:szCs w:val="20"/>
          <w:vertAlign w:val="superscript"/>
        </w:rPr>
        <w:t xml:space="preserve">1 </w:t>
      </w:r>
      <w:r w:rsidR="00CE485E" w:rsidRPr="001E0227">
        <w:rPr>
          <w:i/>
          <w:sz w:val="20"/>
          <w:szCs w:val="20"/>
        </w:rPr>
        <w:t xml:space="preserve">Max Planck Institute for Ornithology, </w:t>
      </w:r>
      <w:proofErr w:type="spellStart"/>
      <w:r w:rsidR="00CE485E" w:rsidRPr="001E0227">
        <w:rPr>
          <w:i/>
          <w:sz w:val="20"/>
          <w:szCs w:val="20"/>
        </w:rPr>
        <w:t>Seewiesen</w:t>
      </w:r>
      <w:proofErr w:type="spellEnd"/>
      <w:r w:rsidR="00CE485E" w:rsidRPr="001E0227">
        <w:rPr>
          <w:i/>
          <w:sz w:val="20"/>
          <w:szCs w:val="20"/>
        </w:rPr>
        <w:t>, Germany</w:t>
      </w:r>
    </w:p>
    <w:p w14:paraId="44847543" w14:textId="1E57E872" w:rsidR="00CE485E" w:rsidRPr="001E0227" w:rsidRDefault="00CE485E">
      <w:pPr>
        <w:pStyle w:val="BodyText"/>
        <w:spacing w:line="360" w:lineRule="auto"/>
        <w:jc w:val="center"/>
        <w:rPr>
          <w:i/>
          <w:sz w:val="20"/>
          <w:szCs w:val="20"/>
        </w:rPr>
        <w:pPrChange w:id="7" w:author="tbeleyur" w:date="2021-09-13T14:44:00Z">
          <w:pPr>
            <w:pStyle w:val="BodyText"/>
            <w:jc w:val="center"/>
          </w:pPr>
        </w:pPrChange>
      </w:pPr>
      <w:r w:rsidRPr="001E0227">
        <w:rPr>
          <w:i/>
          <w:sz w:val="20"/>
          <w:szCs w:val="20"/>
          <w:vertAlign w:val="superscript"/>
        </w:rPr>
        <w:t>2</w:t>
      </w:r>
      <w:r w:rsidRPr="001E0227">
        <w:rPr>
          <w:i/>
          <w:sz w:val="20"/>
          <w:szCs w:val="20"/>
        </w:rPr>
        <w:t xml:space="preserve"> Indian Institute for Science Education and Research, Mohali, India</w:t>
      </w:r>
    </w:p>
    <w:p w14:paraId="30187DC0" w14:textId="42DF8740" w:rsidR="00CE485E" w:rsidRPr="00A80F31" w:rsidRDefault="00CE485E">
      <w:pPr>
        <w:pStyle w:val="BodyText"/>
        <w:spacing w:line="360" w:lineRule="auto"/>
        <w:pPrChange w:id="8" w:author="tbeleyur" w:date="2021-09-13T14:44:00Z">
          <w:pPr>
            <w:pStyle w:val="BodyText"/>
          </w:pPr>
        </w:pPrChange>
      </w:pPr>
    </w:p>
    <w:p w14:paraId="5B7DEF49" w14:textId="77777777" w:rsidR="00C40095" w:rsidRDefault="00AE3C4E">
      <w:pPr>
        <w:pStyle w:val="Date"/>
        <w:spacing w:line="360" w:lineRule="auto"/>
        <w:pPrChange w:id="9" w:author="tbeleyur" w:date="2021-09-13T14:44:00Z">
          <w:pPr>
            <w:pStyle w:val="Date"/>
          </w:pPr>
        </w:pPrChange>
      </w:pPr>
      <w:r>
        <w:t>Last Updated : 2021-08-10 16:07:48</w:t>
      </w:r>
    </w:p>
    <w:p w14:paraId="0951A5FB" w14:textId="77777777" w:rsidR="00A80F31" w:rsidRDefault="00A80F31">
      <w:pPr>
        <w:pStyle w:val="Abstract"/>
        <w:spacing w:line="360" w:lineRule="auto"/>
        <w:rPr>
          <w:ins w:id="10" w:author="hgoerlitz" w:date="2021-08-11T14:46:00Z"/>
        </w:rPr>
        <w:pPrChange w:id="11" w:author="tbeleyur" w:date="2021-09-13T14:44:00Z">
          <w:pPr>
            <w:pStyle w:val="Abstract"/>
          </w:pPr>
        </w:pPrChange>
      </w:pPr>
    </w:p>
    <w:p w14:paraId="1C593539" w14:textId="57BA3C10" w:rsidR="00C40095" w:rsidRDefault="00AE3C4E" w:rsidP="001E0227">
      <w:pPr>
        <w:pStyle w:val="BodyText"/>
        <w:spacing w:line="360" w:lineRule="auto"/>
      </w:pPr>
      <w:r w:rsidRPr="004F62A5">
        <w:t xml:space="preserve">Living 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r w:rsidR="00446D5E">
        <w:t>group</w:t>
      </w:r>
      <w:r w:rsidR="001E0227">
        <w:t>s of</w:t>
      </w:r>
      <w:r w:rsidR="00446D5E">
        <w:t xml:space="preserve"> </w:t>
      </w:r>
      <w:r w:rsidRPr="004F62A5">
        <w:t>echolocating bat</w:t>
      </w:r>
      <w:r w:rsidR="00446D5E">
        <w:t>s</w:t>
      </w:r>
      <w:r w:rsidRPr="004F62A5">
        <w:t xml:space="preserve">, </w:t>
      </w:r>
      <w:r w:rsidR="004F62A5">
        <w:t xml:space="preserve">which </w:t>
      </w:r>
      <w:r w:rsidR="00E221EA">
        <w:t xml:space="preserve">may </w:t>
      </w:r>
      <w:r w:rsidRPr="004F62A5">
        <w:t xml:space="preserve">experience </w:t>
      </w:r>
      <w:r w:rsidR="004F62A5">
        <w:t xml:space="preserve">strong </w:t>
      </w:r>
      <w:r w:rsidR="00B65C36">
        <w:t>jamming</w:t>
      </w:r>
      <w:r w:rsidRPr="004F62A5">
        <w:t xml:space="preserve"> </w:t>
      </w:r>
      <w:r w:rsidR="00F87484">
        <w:t xml:space="preserve">during active sensing </w:t>
      </w:r>
      <w:r w:rsidRPr="004F62A5">
        <w:t xml:space="preserve">. </w:t>
      </w:r>
      <w:r>
        <w:t xml:space="preserve">Consequently, several bat species may alter their vocalizations to reduce jamming. </w:t>
      </w:r>
      <w:r w:rsidRPr="004F62A5">
        <w:t xml:space="preserve">We investigate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r>
        <w:t xml:space="preserve">Due to their call characteristics, </w:t>
      </w:r>
      <w:r w:rsidR="00446D5E">
        <w:t xml:space="preserve">the </w:t>
      </w:r>
      <w:r w:rsidRPr="004F62A5">
        <w:t xml:space="preserve">chances of </w:t>
      </w:r>
      <w:proofErr w:type="spellStart"/>
      <w:r>
        <w:t>spectro</w:t>
      </w:r>
      <w:proofErr w:type="spellEnd"/>
      <w:r>
        <w:t xml:space="preserve">-temporal </w:t>
      </w:r>
      <w:r w:rsidRPr="004F62A5">
        <w:t>overlaps</w:t>
      </w:r>
      <w:r w:rsidR="001E0227">
        <w:t xml:space="preserve"> are higher</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r w:rsidR="0007658E">
        <w:rPr>
          <w:rFonts w:cstheme="minorHAnsi"/>
        </w:rPr>
        <w:t xml:space="preserve">. </w:t>
      </w:r>
      <w:r w:rsidRPr="004F62A5">
        <w:t xml:space="preserve">Our results highlight the </w:t>
      </w:r>
      <w:r w:rsidRPr="004F62A5">
        <w:lastRenderedPageBreak/>
        <w:t xml:space="preserve">robustness of bat echolocation, and the importance of studying </w:t>
      </w:r>
      <w:proofErr w:type="spellStart"/>
      <w:r w:rsidRPr="004F62A5">
        <w:t>behaviour</w:t>
      </w:r>
      <w:proofErr w:type="spellEnd"/>
      <w:r w:rsidRPr="004F62A5">
        <w:t xml:space="preserve"> under natural conditions.</w:t>
      </w:r>
    </w:p>
    <w:p w14:paraId="255B9789" w14:textId="77777777" w:rsidR="00C40095" w:rsidRDefault="00AE3C4E">
      <w:pPr>
        <w:pStyle w:val="FirstParagraph"/>
        <w:spacing w:line="360" w:lineRule="auto"/>
        <w:pPrChange w:id="12" w:author="tbeleyur" w:date="2021-09-13T14:44:00Z">
          <w:pPr>
            <w:pStyle w:val="FirstParagraph"/>
          </w:pPr>
        </w:pPrChange>
      </w:pPr>
      <w:r>
        <w:rPr>
          <w:b/>
          <w:bCs/>
        </w:rPr>
        <w:t>Keywords : active sensing, echolocation, cocktail-party problem, group-living</w:t>
      </w:r>
    </w:p>
    <w:p w14:paraId="45D135B7" w14:textId="77777777" w:rsidR="00C40095" w:rsidRDefault="00AE3C4E">
      <w:pPr>
        <w:pStyle w:val="BodyText"/>
        <w:spacing w:line="360" w:lineRule="auto"/>
        <w:pPrChange w:id="13" w:author="tbeleyur" w:date="2021-09-13T14:44:00Z">
          <w:pPr>
            <w:pStyle w:val="BodyText"/>
          </w:pPr>
        </w:pPrChange>
      </w:pPr>
      <w:r>
        <w:t>For this version COAUTHORS CAN:</w:t>
      </w:r>
    </w:p>
    <w:p w14:paraId="06068A3F" w14:textId="77777777" w:rsidR="00C40095" w:rsidRDefault="00AE3C4E">
      <w:pPr>
        <w:pStyle w:val="SourceCode"/>
        <w:spacing w:line="360" w:lineRule="auto"/>
        <w:pPrChange w:id="14" w:author="tbeleyur" w:date="2021-09-13T14:44:00Z">
          <w:pPr>
            <w:pStyle w:val="SourceCode"/>
          </w:pPr>
        </w:pPrChange>
      </w:pPr>
      <w:r>
        <w:rPr>
          <w:rStyle w:val="VerbatimChar"/>
        </w:rPr>
        <w:t>#. Reduce word count, we're still *way* above 8000 words (~9200 !!!)</w:t>
      </w:r>
      <w:r>
        <w:br/>
      </w:r>
      <w:r>
        <w:rPr>
          <w:rStyle w:val="VerbatimChar"/>
        </w:rPr>
        <w:t xml:space="preserve">#. Re-work abstract (200 word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spacing w:line="360" w:lineRule="auto"/>
        <w:pPrChange w:id="15" w:author="tbeleyur" w:date="2021-09-13T14:44:00Z">
          <w:pPr>
            <w:pStyle w:val="FirstParagraph"/>
          </w:pPr>
        </w:pPrChange>
      </w:pPr>
      <w:r>
        <w:t>OTHER THINGS TO DO:</w:t>
      </w:r>
    </w:p>
    <w:p w14:paraId="3FC477FE" w14:textId="77777777" w:rsidR="00C40095" w:rsidRDefault="00AE3C4E">
      <w:pPr>
        <w:pStyle w:val="SourceCode"/>
        <w:spacing w:line="360" w:lineRule="auto"/>
        <w:pPrChange w:id="16" w:author="tbeleyur" w:date="2021-09-13T14:44:00Z">
          <w:pPr>
            <w:pStyle w:val="SourceCode"/>
          </w:pPr>
        </w:pPrChang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spacing w:line="360" w:lineRule="auto"/>
        <w:pPrChange w:id="17" w:author="tbeleyur" w:date="2021-09-13T14:44:00Z">
          <w:pPr>
            <w:pStyle w:val="Heading1"/>
          </w:pPr>
        </w:pPrChange>
      </w:pPr>
      <w:bookmarkStart w:id="18" w:name="intro"/>
      <w:r>
        <w:rPr>
          <w:rStyle w:val="SectionNumber"/>
        </w:rPr>
        <w:t>1</w:t>
      </w:r>
      <w:r>
        <w:tab/>
        <w:t>Introduction</w:t>
      </w:r>
    </w:p>
    <w:p w14:paraId="567FA786" w14:textId="53F2E6D5" w:rsidR="00702CCF" w:rsidRDefault="00AE3C4E">
      <w:pPr>
        <w:pStyle w:val="FirstParagraph"/>
        <w:spacing w:line="360" w:lineRule="auto"/>
        <w:pPrChange w:id="19" w:author="tbeleyur" w:date="2021-09-13T14:44:00Z">
          <w:pPr>
            <w:pStyle w:val="FirstParagraph"/>
          </w:pPr>
        </w:pPrChange>
      </w:pPr>
      <w:r>
        <w:t xml:space="preserve">Living in groups provides both costs and benefits to the group members </w:t>
      </w:r>
      <w:commentRangeStart w:id="20"/>
      <w:commentRangeStart w:id="21"/>
      <w:r>
        <w:t xml:space="preserve">(1). </w:t>
      </w:r>
      <w:commentRangeEnd w:id="20"/>
      <w:r w:rsidR="000E0B16">
        <w:rPr>
          <w:rStyle w:val="CommentReference"/>
        </w:rPr>
        <w:commentReference w:id="20"/>
      </w:r>
      <w:commentRangeEnd w:id="21"/>
      <w:r w:rsidR="001B7DFF">
        <w:rPr>
          <w:rStyle w:val="CommentReference"/>
        </w:rPr>
        <w:commentReference w:id="21"/>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leks, </w:t>
      </w:r>
      <w:r w:rsidR="000E0B16">
        <w:t xml:space="preserve">at </w:t>
      </w:r>
      <w:r>
        <w:t xml:space="preserve">roosting sites, or at </w:t>
      </w:r>
      <w:r w:rsidR="000E0B16">
        <w:t xml:space="preserve">cocktail parties </w:t>
      </w:r>
      <w:r>
        <w:t>(2,3).</w:t>
      </w:r>
      <w:ins w:id="22" w:author="Neetash Mysuru" w:date="2021-08-26T11:14:00Z">
        <w:r w:rsidR="001B7DFF">
          <w:t xml:space="preserve"> </w:t>
        </w:r>
      </w:ins>
      <w:ins w:id="23" w:author="Neetash Mysuru" w:date="2021-08-26T11:16:00Z">
        <w:r w:rsidR="001B7DFF">
          <w:t xml:space="preserve">As a sender, </w:t>
        </w:r>
      </w:ins>
      <w:ins w:id="24" w:author="Neetash Mysuru" w:date="2021-08-26T11:47:00Z">
        <w:r w:rsidR="007C3449">
          <w:t>acoustic signal</w:t>
        </w:r>
      </w:ins>
      <w:ins w:id="25" w:author="tbeleyur" w:date="2021-09-13T14:59:00Z">
        <w:r w:rsidR="006903BB">
          <w:t>s</w:t>
        </w:r>
      </w:ins>
      <w:ins w:id="26" w:author="Neetash Mysuru" w:date="2021-08-26T11:47:00Z">
        <w:r w:rsidR="007C3449">
          <w:t xml:space="preserve"> </w:t>
        </w:r>
        <w:del w:id="27" w:author="tbeleyur" w:date="2021-09-13T14:59:00Z">
          <w:r w:rsidR="007C3449" w:rsidDel="006903BB">
            <w:delText xml:space="preserve">produced </w:delText>
          </w:r>
        </w:del>
        <w:r w:rsidR="007C3449">
          <w:t xml:space="preserve">can be altered to </w:t>
        </w:r>
        <w:proofErr w:type="spellStart"/>
        <w:r w:rsidR="007C3449">
          <w:t>maximise</w:t>
        </w:r>
        <w:proofErr w:type="spellEnd"/>
        <w:r w:rsidR="007C3449">
          <w:t xml:space="preserve"> the</w:t>
        </w:r>
      </w:ins>
      <w:ins w:id="28" w:author="tbeleyur" w:date="2021-09-13T14:59:00Z">
        <w:r w:rsidR="006903BB">
          <w:t>ir uniqueness</w:t>
        </w:r>
      </w:ins>
      <w:ins w:id="29" w:author="Neetash Mysuru" w:date="2021-08-26T11:47:00Z">
        <w:del w:id="30" w:author="tbeleyur" w:date="2021-09-13T14:59:00Z">
          <w:r w:rsidR="007C3449" w:rsidDel="006903BB">
            <w:delText xml:space="preserve"> </w:delText>
          </w:r>
        </w:del>
      </w:ins>
      <w:ins w:id="31" w:author="Neetash Mysuru" w:date="2021-08-26T11:48:00Z">
        <w:del w:id="32" w:author="tbeleyur" w:date="2021-09-13T14:59:00Z">
          <w:r w:rsidR="00565A67" w:rsidDel="006903BB">
            <w:delText>chance to be made distinct</w:delText>
          </w:r>
        </w:del>
        <w:r w:rsidR="00565A67">
          <w:t xml:space="preserve"> and </w:t>
        </w:r>
      </w:ins>
      <w:proofErr w:type="spellStart"/>
      <w:ins w:id="33" w:author="tbeleyur" w:date="2021-09-13T14:59:00Z">
        <w:r w:rsidR="006903BB">
          <w:t>and</w:t>
        </w:r>
        <w:proofErr w:type="spellEnd"/>
        <w:r w:rsidR="006903BB">
          <w:t xml:space="preserve"> </w:t>
        </w:r>
        <w:proofErr w:type="spellStart"/>
        <w:r w:rsidR="006903BB">
          <w:t>intensity</w:t>
        </w:r>
      </w:ins>
      <w:ins w:id="34" w:author="Neetash Mysuru" w:date="2021-08-26T11:48:00Z">
        <w:del w:id="35" w:author="tbeleyur" w:date="2021-09-13T14:59:00Z">
          <w:r w:rsidR="00565A67" w:rsidDel="006903BB">
            <w:delText xml:space="preserve">loud enough </w:delText>
          </w:r>
        </w:del>
        <w:r w:rsidR="00565A67">
          <w:t>when</w:t>
        </w:r>
        <w:proofErr w:type="spellEnd"/>
        <w:r w:rsidR="00565A67">
          <w:t xml:space="preserve"> in groups. </w:t>
        </w:r>
      </w:ins>
      <w:del w:id="36" w:author="Neetash Mysuru" w:date="2021-08-26T11:48:00Z">
        <w:r w:rsidDel="00565A67">
          <w:delText xml:space="preserve"> </w:delText>
        </w:r>
      </w:del>
      <w:ins w:id="37" w:author="Neetash Mysuru" w:date="2021-08-26T11:48:00Z">
        <w:del w:id="38" w:author="tbeleyur" w:date="2021-09-13T15:02:00Z">
          <w:r w:rsidR="00565A67" w:rsidDel="006903BB">
            <w:delText xml:space="preserve">While most animals in the group use the </w:delText>
          </w:r>
        </w:del>
      </w:ins>
      <w:ins w:id="39" w:author="Neetash Mysuru" w:date="2021-08-26T11:49:00Z">
        <w:del w:id="40" w:author="tbeleyur" w:date="2021-09-13T15:02:00Z">
          <w:r w:rsidR="00565A67" w:rsidDel="006903BB">
            <w:delText xml:space="preserve">similar strategies to send information, </w:delText>
          </w:r>
        </w:del>
      </w:ins>
      <w:ins w:id="41" w:author="hgoerlitz" w:date="2021-08-11T15:25:00Z">
        <w:del w:id="42" w:author="tbeleyur" w:date="2021-09-13T15:02:00Z">
          <w:r w:rsidR="000E0B16" w:rsidDel="006903BB">
            <w:delText xml:space="preserve">Since </w:delText>
          </w:r>
        </w:del>
      </w:ins>
      <w:del w:id="43" w:author="Neetash Mysuru" w:date="2021-08-26T11:49:00Z">
        <w:r w:rsidDel="00565A67">
          <w:delText>O</w:delText>
        </w:r>
      </w:del>
      <w:ins w:id="44" w:author="tbeleyur" w:date="2021-09-13T15:02:00Z">
        <w:r w:rsidR="006903BB">
          <w:t>O</w:t>
        </w:r>
      </w:ins>
      <w:ins w:id="45" w:author="hgoerlitz" w:date="2021-08-11T15:25:00Z">
        <w:del w:id="46" w:author="tbeleyur" w:date="2021-09-13T15:02:00Z">
          <w:r w:rsidR="000E0B16" w:rsidDel="006903BB">
            <w:delText>o</w:delText>
          </w:r>
        </w:del>
      </w:ins>
      <w:r>
        <w:t xml:space="preserve">nly a small fraction of </w:t>
      </w:r>
      <w:del w:id="47" w:author="tbeleyur" w:date="2021-09-13T15:02:00Z">
        <w:r w:rsidDel="006903BB">
          <w:delText xml:space="preserve">this </w:delText>
        </w:r>
      </w:del>
      <w:ins w:id="48" w:author="tbeleyur" w:date="2021-09-13T15:02:00Z">
        <w:r w:rsidR="006903BB">
          <w:t xml:space="preserve">all broadcasted </w:t>
        </w:r>
      </w:ins>
      <w:r>
        <w:t>information is relevant</w:t>
      </w:r>
      <w:ins w:id="49" w:author="hgoerlitz" w:date="2021-08-11T15:26:00Z">
        <w:r w:rsidR="000E0B16">
          <w:t xml:space="preserve">, </w:t>
        </w:r>
        <w:del w:id="50" w:author="tbeleyur" w:date="2021-09-13T15:02:00Z">
          <w:r w:rsidR="00702CCF" w:rsidDel="006903BB">
            <w:delText>it</w:delText>
          </w:r>
        </w:del>
      </w:ins>
      <w:ins w:id="51" w:author="Neetash Mysuru" w:date="2021-08-26T11:49:00Z">
        <w:del w:id="52" w:author="tbeleyur" w:date="2021-09-13T15:02:00Z">
          <w:r w:rsidR="00565A67" w:rsidDel="006903BB">
            <w:delText>where</w:delText>
          </w:r>
        </w:del>
      </w:ins>
      <w:ins w:id="53" w:author="tbeleyur" w:date="2021-09-13T15:02:00Z">
        <w:r w:rsidR="006903BB">
          <w:t>and</w:t>
        </w:r>
      </w:ins>
      <w:ins w:id="54" w:author="hgoerlitz" w:date="2021-08-11T15:26:00Z">
        <w:r w:rsidR="00702CCF">
          <w:t xml:space="preserve"> </w:t>
        </w:r>
      </w:ins>
      <w:ins w:id="55" w:author="hgoerlitz" w:date="2021-08-11T15:27:00Z">
        <w:r w:rsidR="00702CCF">
          <w:t>receiver</w:t>
        </w:r>
      </w:ins>
      <w:ins w:id="56" w:author="tbeleyur" w:date="2021-09-13T14:59:00Z">
        <w:r w:rsidR="006903BB">
          <w:t>s must</w:t>
        </w:r>
      </w:ins>
      <w:ins w:id="57" w:author="hgoerlitz" w:date="2021-08-11T15:27:00Z">
        <w:r w:rsidR="00702CCF">
          <w:t xml:space="preserve"> apply </w:t>
        </w:r>
      </w:ins>
      <w:ins w:id="58" w:author="hgoerlitz" w:date="2021-08-11T15:26:00Z">
        <w:r w:rsidR="00702CCF">
          <w:t>massive</w:t>
        </w:r>
      </w:ins>
      <w:ins w:id="59" w:author="hgoerlitz" w:date="2021-08-11T15:27:00Z">
        <w:r w:rsidR="00702CCF">
          <w:t xml:space="preserve"> filtering and selection during sensory processing and perception to extract relevant information </w:t>
        </w:r>
      </w:ins>
      <w:del w:id="60" w:author="hgoerlitz" w:date="2021-08-11T15:27:00Z">
        <w:r w:rsidDel="00702CCF">
          <w:delText xml:space="preserve"> </w:delText>
        </w:r>
      </w:del>
      <w:del w:id="61" w:author="hgoerlitz" w:date="2021-08-11T15:25:00Z">
        <w:r w:rsidDel="000E0B16">
          <w:delText xml:space="preserve">to a receiver </w:delText>
        </w:r>
      </w:del>
      <w:r>
        <w:t>(4,5)</w:t>
      </w:r>
      <w:ins w:id="62" w:author="hgoerlitz" w:date="2021-08-11T15:27:00Z">
        <w:r w:rsidR="00702CCF">
          <w:t>.</w:t>
        </w:r>
      </w:ins>
      <w:del w:id="63" w:author="hgoerlitz" w:date="2021-08-11T15:27:00Z">
        <w:r w:rsidDel="00702CCF">
          <w:delText xml:space="preserve">, </w:delText>
        </w:r>
      </w:del>
      <w:del w:id="64" w:author="hgoerlitz" w:date="2021-08-11T15:25:00Z">
        <w:r w:rsidDel="000E0B16">
          <w:delText xml:space="preserve">which necessitates </w:delText>
        </w:r>
      </w:del>
      <w:del w:id="65" w:author="hgoerlitz" w:date="2021-08-11T15:27:00Z">
        <w:r w:rsidDel="00702CCF">
          <w:delText>various adaptations to filter out irrelevant information,</w:delText>
        </w:r>
      </w:del>
      <w:ins w:id="66" w:author="tbeleyur" w:date="2021-09-13T15:00:00Z">
        <w:r w:rsidR="006903BB">
          <w:t>.</w:t>
        </w:r>
      </w:ins>
      <w:r>
        <w:t xml:space="preserve"> </w:t>
      </w:r>
      <w:r w:rsidR="00702CCF">
        <w:t>This sensory challenge in groups is becom</w:t>
      </w:r>
      <w:ins w:id="67" w:author="tbeleyur" w:date="2021-09-13T15:02:00Z">
        <w:r w:rsidR="006903BB">
          <w:t>es</w:t>
        </w:r>
      </w:ins>
      <w:del w:id="68" w:author="tbeleyur" w:date="2021-09-13T15:02:00Z">
        <w:r w:rsidR="00702CCF" w:rsidDel="006903BB">
          <w:delText>ing</w:delText>
        </w:r>
      </w:del>
      <w:r w:rsidR="00702CCF">
        <w:t xml:space="preserve"> </w:t>
      </w:r>
      <w:del w:id="69" w:author="tbeleyur" w:date="2021-09-13T15:02:00Z">
        <w:r w:rsidR="00702CCF" w:rsidDel="006903BB">
          <w:delText>worse</w:delText>
        </w:r>
      </w:del>
      <w:ins w:id="70" w:author="tbeleyur" w:date="2021-09-13T15:02:00Z">
        <w:r w:rsidR="006903BB">
          <w:t>particularly serious</w:t>
        </w:r>
      </w:ins>
      <w:r w:rsidR="00702CCF">
        <w:t xml:space="preserve"> for animals that perceive their environment by </w:t>
      </w:r>
      <w:r w:rsidR="00702CCF">
        <w:lastRenderedPageBreak/>
        <w:t xml:space="preserve">actively radiating energy (9-11), i.e., active sensing animals in the strict sense (7, 8) such as </w:t>
      </w:r>
      <w:proofErr w:type="spellStart"/>
      <w:r w:rsidR="00702CCF">
        <w:t>electrolocating</w:t>
      </w:r>
      <w:proofErr w:type="spellEnd"/>
      <w:r w:rsidR="00702CCF">
        <w:t xml:space="preserve"> fish and echolocating bats. </w:t>
      </w:r>
    </w:p>
    <w:p w14:paraId="17FED63E" w14:textId="39E5CDB8" w:rsidR="00053D3F" w:rsidRDefault="00AE3C4E" w:rsidP="00EB2370">
      <w:pPr>
        <w:pStyle w:val="BodyText"/>
        <w:spacing w:line="360" w:lineRule="auto"/>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r w:rsidR="002E64F8">
        <w:t xml:space="preserve">due to </w:t>
      </w:r>
      <w:r w:rsidR="00DC2EA4">
        <w:t>interference and masking of echoes during auditory processing</w:t>
      </w:r>
      <w:r>
        <w:t>.</w:t>
      </w:r>
      <w:r w:rsidR="00EB2370">
        <w:t xml:space="preserve"> </w:t>
      </w:r>
      <w:r w:rsidR="00DC2EA4">
        <w:t>To deal with these sensory challenges, b</w:t>
      </w:r>
      <w:r>
        <w:t xml:space="preserve">ats </w:t>
      </w:r>
      <w:r w:rsidR="00DC2EA4">
        <w:t xml:space="preserve">may </w:t>
      </w:r>
      <w:r>
        <w:t xml:space="preserve">increase call levels, alter temporal features such as call rate, duration and duty cycle (13–19), and spectral </w:t>
      </w:r>
      <w:r w:rsidR="00DF03F3">
        <w:t>features</w:t>
      </w:r>
      <w:r w:rsidR="00DC2EA4">
        <w:t xml:space="preserve"> </w:t>
      </w:r>
      <w:r>
        <w:t>such as bandwidth and terminal frequency (20–24)</w:t>
      </w:r>
      <w:r w:rsidR="00EB2370">
        <w:t>. However,</w:t>
      </w:r>
      <w:r w:rsidR="00DC2EA4">
        <w:t xml:space="preserve"> </w:t>
      </w:r>
      <w:r w:rsidR="00EB2370">
        <w:t>there are</w:t>
      </w:r>
      <w:r w:rsidR="00DC2EA4">
        <w:t xml:space="preserve"> species-specific and </w:t>
      </w:r>
      <w:r w:rsidR="008453AD">
        <w:t>context</w:t>
      </w:r>
      <w:r w:rsidR="00DC2EA4">
        <w:t>-dependent differences</w:t>
      </w:r>
      <w:r>
        <w:t xml:space="preserve"> (14,15,25,26)</w:t>
      </w:r>
      <w:r w:rsidR="00DF03F3">
        <w:t>, and increasing evidence challenging the severity of potential jamming (AMICHAI ET AL 2015, CVIKEL ET AL 2015, GÖTZE ET AL 2016, MAZAR &amp; YOVEL 2020, BELEYUR &amp; GOERLITZ 2019)</w:t>
      </w:r>
      <w:r>
        <w:t>.</w:t>
      </w:r>
      <w:r w:rsidR="00DC2EA4">
        <w:t xml:space="preserve"> Most of these studies </w:t>
      </w:r>
      <w:r w:rsidR="00C14DAB">
        <w:t xml:space="preserve">(18,22,29) </w:t>
      </w:r>
      <w:r w:rsidR="00DC2EA4">
        <w:t>ha</w:t>
      </w:r>
      <w:r w:rsidR="00CE240B">
        <w:t>ve</w:t>
      </w:r>
      <w:r w:rsidR="00DC2EA4">
        <w:t xml:space="preserve"> been performed in FM-bats, </w:t>
      </w:r>
      <w:r w:rsidR="00C14DAB">
        <w:t xml:space="preserve">or low duty-cycle bats, </w:t>
      </w:r>
      <w:r w:rsidR="00DC2EA4">
        <w:t xml:space="preserve">which form the majority of all bats </w:t>
      </w:r>
      <w:r w:rsidR="00C14DAB">
        <w:t xml:space="preserve">(27,30) </w:t>
      </w:r>
      <w:r w:rsidR="00DC2EA4">
        <w:t>and emit short and frequency-modulated</w:t>
      </w:r>
      <w:r w:rsidR="00C14DAB">
        <w:t xml:space="preserve"> (FM)</w:t>
      </w:r>
      <w:r w:rsidR="00DC2EA4">
        <w:t xml:space="preserve"> calls with long pauses between calls. </w:t>
      </w:r>
      <w:r w:rsidR="00C14DAB">
        <w:t xml:space="preserve">A second, less speciose </w:t>
      </w:r>
      <w:r w:rsidR="00DC2EA4">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71" w:author="Neetash Mysuru" w:date="2021-08-26T12:04:00Z">
        <w:r w:rsidR="0065734F">
          <w:t>.</w:t>
        </w:r>
      </w:ins>
      <w:ins w:id="72" w:author="hgoerlitz" w:date="2021-08-11T15:48:00Z">
        <w:r w:rsidR="00C14DAB">
          <w:t xml:space="preserve"> </w:t>
        </w:r>
      </w:ins>
      <w:del w:id="73" w:author="hgoerlitz" w:date="2021-08-11T15:48:00Z">
        <w:r w:rsidDel="00C14DAB">
          <w:delText xml:space="preserve"> </w:delText>
        </w:r>
      </w:del>
      <w:r>
        <w:t>(27)</w:t>
      </w:r>
      <w:r w:rsidR="00C14DAB">
        <w:t xml:space="preserve">. The </w:t>
      </w:r>
      <w:ins w:id="74" w:author="Neetash Mysuru" w:date="2021-08-26T12:07:00Z">
        <w:r w:rsidR="003A3C70">
          <w:t xml:space="preserve">CF bat </w:t>
        </w:r>
      </w:ins>
      <w:r w:rsidR="00C14DAB">
        <w:t>call</w:t>
      </w:r>
      <w:del w:id="75" w:author="tbeleyur" w:date="2021-09-13T15:05:00Z">
        <w:r w:rsidR="00C14DAB" w:rsidDel="00EB2370">
          <w:delText>s</w:delText>
        </w:r>
      </w:del>
      <w:r w:rsidR="00C14DAB">
        <w:t xml:space="preserve"> consist of </w:t>
      </w:r>
      <w:r>
        <w:t>a long constant-frequency (CF) component and one or two flanking short FM</w:t>
      </w:r>
      <w:r w:rsidR="00C14DAB">
        <w:t>-</w:t>
      </w:r>
      <w:r>
        <w:t xml:space="preserve">components (CF-FM calls). </w:t>
      </w:r>
      <w:r w:rsidR="00C14DAB">
        <w:t xml:space="preserve">Since </w:t>
      </w:r>
      <w:r>
        <w:t>the</w:t>
      </w:r>
      <w:r w:rsidR="00C14DAB">
        <w:t>se</w:t>
      </w:r>
      <w:r>
        <w:t xml:space="preserve"> calls are long (10 to </w:t>
      </w:r>
      <m:oMath>
        <m:r>
          <m:rPr>
            <m:sty m:val="p"/>
          </m:rPr>
          <w:rPr>
            <w:rFonts w:ascii="Cambria Math" w:hAnsi="Cambria Math"/>
          </w:rPr>
          <m:t>≥</m:t>
        </m:r>
      </m:oMath>
      <w:r>
        <w:t xml:space="preserve"> 50ms)</w:t>
      </w:r>
      <w:r w:rsidR="00C14DAB">
        <w:t xml:space="preserve"> with high </w:t>
      </w:r>
      <w:r>
        <w:t xml:space="preserve">duty cycles </w:t>
      </w:r>
      <w:r w:rsidR="00C14DAB">
        <w:t>(</w:t>
      </w:r>
      <w:r>
        <w:t>~30-60</w:t>
      </w:r>
      <m:oMath>
        <m:r>
          <m:rPr>
            <m:sty m:val="p"/>
          </m:rPr>
          <w:rPr>
            <w:rFonts w:ascii="Cambria Math" w:hAnsi="Cambria Math"/>
          </w:rPr>
          <m:t>%)</m:t>
        </m:r>
      </m:oMath>
      <w:r>
        <w:t xml:space="preserve"> </w:t>
      </w:r>
      <w:r w:rsidR="00C14DAB">
        <w:t xml:space="preserve">and constant frequency </w:t>
      </w:r>
      <w:r>
        <w:t>(27)</w:t>
      </w:r>
      <w:r w:rsidR="00C14DAB">
        <w:t xml:space="preserve">, they have a high </w:t>
      </w:r>
      <w:r>
        <w:t xml:space="preserve">probability of </w:t>
      </w:r>
      <w:proofErr w:type="spellStart"/>
      <w:r w:rsidR="00C14DAB">
        <w:t>spectro</w:t>
      </w:r>
      <w:proofErr w:type="spellEnd"/>
      <w:r w:rsidR="00C14DAB">
        <w:t>-</w:t>
      </w:r>
      <w:r>
        <w:t xml:space="preserve">temporal overlap of echoes </w:t>
      </w:r>
      <w:r w:rsidR="00C14DAB">
        <w:t xml:space="preserve">and </w:t>
      </w:r>
      <w:r>
        <w:t xml:space="preserve">calls (28). </w:t>
      </w:r>
    </w:p>
    <w:p w14:paraId="5D2DC283" w14:textId="138D5079" w:rsidR="00053D3F" w:rsidDel="00EB2370" w:rsidRDefault="00053D3F" w:rsidP="00EB2370">
      <w:pPr>
        <w:pStyle w:val="BodyText"/>
        <w:spacing w:line="360" w:lineRule="auto"/>
        <w:rPr>
          <w:del w:id="76" w:author="tbeleyur" w:date="2021-09-13T15:06:00Z"/>
        </w:rPr>
      </w:pPr>
    </w:p>
    <w:p w14:paraId="3F4EB961" w14:textId="77777777" w:rsidR="00C14DAB" w:rsidRDefault="00C14DAB" w:rsidP="00EB2370">
      <w:pPr>
        <w:pStyle w:val="BodyText"/>
        <w:spacing w:line="360" w:lineRule="auto"/>
      </w:pPr>
    </w:p>
    <w:p w14:paraId="5EDB1B8E" w14:textId="787B35B9" w:rsidR="00C40095" w:rsidRDefault="00AE3C4E" w:rsidP="001E0227">
      <w:pPr>
        <w:pStyle w:val="BodyText"/>
        <w:spacing w:line="360" w:lineRule="auto"/>
      </w:pPr>
      <w:r>
        <w:t>A typical CF-FM call has up to three call components: a short initial upwards FM sweep (iFM), a long central CF</w:t>
      </w:r>
      <w:ins w:id="77" w:author="hgoerlitz" w:date="2021-08-11T15:58:00Z">
        <w:r w:rsidR="00053D3F">
          <w:t>-</w:t>
        </w:r>
      </w:ins>
      <w:del w:id="78" w:author="hgoerlitz" w:date="2021-08-11T15:58:00Z">
        <w:r w:rsidDel="00053D3F">
          <w:delText xml:space="preserve"> segment </w:delText>
        </w:r>
      </w:del>
      <w:ins w:id="79" w:author="hgoerlitz" w:date="2021-08-11T15:58:00Z">
        <w:r w:rsidR="00053D3F">
          <w:t xml:space="preserve">component </w:t>
        </w:r>
      </w:ins>
      <w:r>
        <w:t>(CF), and a short terminal downward FM sweep (</w:t>
      </w:r>
      <w:proofErr w:type="spellStart"/>
      <w:r>
        <w:t>tFM</w:t>
      </w:r>
      <w:proofErr w:type="spellEnd"/>
      <w:r>
        <w:t xml:space="preserve">) </w:t>
      </w:r>
      <w:del w:id="80" w:author="hgoerlitz" w:date="2021-08-11T15:58:00Z">
        <w:r w:rsidDel="00053D3F">
          <w:delText>(</w:delText>
        </w:r>
        <w:r w:rsidDel="00053D3F">
          <w:rPr>
            <w:i/>
            <w:iCs/>
          </w:rPr>
          <w:delText>sensu</w:delText>
        </w:r>
      </w:del>
      <w:r>
        <w:t xml:space="preserve"> (31)</w:t>
      </w:r>
      <w:del w:id="81" w:author="hgoerlitz" w:date="2021-08-11T15:58:00Z">
        <w:r w:rsidDel="00053D3F">
          <w:delText>)</w:delText>
        </w:r>
      </w:del>
      <w:r>
        <w:t>. The CF</w:t>
      </w:r>
      <w:ins w:id="82" w:author="hgoerlitz" w:date="2021-08-11T15:59:00Z">
        <w:r w:rsidR="00053D3F">
          <w:t>-</w:t>
        </w:r>
      </w:ins>
      <w:del w:id="83" w:author="hgoerlitz" w:date="2021-08-11T15:59:00Z">
        <w:r w:rsidDel="00053D3F">
          <w:delText xml:space="preserve"> </w:delText>
        </w:r>
      </w:del>
      <w:r>
        <w:t xml:space="preserve">component </w:t>
      </w:r>
      <w:r w:rsidR="00053D3F">
        <w:t>is used for prey detection based on a highly resolved frequency analysis in the bat’s auditory fovea (32,33). The CF-frequency differs between species and even individuals (34? ALSO SCHUCHMANN &amp; SIEMERS)</w:t>
      </w:r>
      <w:ins w:id="84" w:author="tbeleyur" w:date="2021-09-13T15:06:00Z">
        <w:r w:rsidR="00EB2370">
          <w:t xml:space="preserve">. CF frequency </w:t>
        </w:r>
      </w:ins>
      <w:del w:id="85" w:author="tbeleyur" w:date="2021-09-13T15:06:00Z">
        <w:r w:rsidR="00053D3F" w:rsidDel="00EB2370">
          <w:delText xml:space="preserve">, and </w:delText>
        </w:r>
      </w:del>
      <w:r w:rsidR="00053D3F">
        <w:t>also</w:t>
      </w:r>
      <w:ins w:id="86" w:author="tbeleyur" w:date="2021-09-13T15:06:00Z">
        <w:r w:rsidR="00EB2370">
          <w:t xml:space="preserve"> </w:t>
        </w:r>
      </w:ins>
      <w:ins w:id="87" w:author="tbeleyur" w:date="2021-09-13T15:07:00Z">
        <w:r w:rsidR="00EB2370">
          <w:t>varies</w:t>
        </w:r>
      </w:ins>
      <w:r w:rsidR="00053D3F">
        <w:t xml:space="preserve"> during flight, where bats lower their emission frequency to compensate for flight-induced Doppler-shifts to keep the </w:t>
      </w:r>
      <w:ins w:id="88" w:author="tbeleyur" w:date="2021-09-13T15:07:00Z">
        <w:r w:rsidR="00EB2370">
          <w:t xml:space="preserve">returning </w:t>
        </w:r>
      </w:ins>
      <w:r w:rsidR="00053D3F">
        <w:t xml:space="preserve">echo-frequency constant (35,36). </w:t>
      </w:r>
      <w:r w:rsidR="00D97975">
        <w:t xml:space="preserve">When flying alone, this Doppler-shift compensation separates temporally overlapping calls and </w:t>
      </w:r>
      <w:r w:rsidR="00D97975">
        <w:lastRenderedPageBreak/>
        <w:t xml:space="preserve">echoes in frequency space. </w:t>
      </w:r>
      <w:r>
        <w:t>In groups</w:t>
      </w:r>
      <w:r w:rsidR="00D97975">
        <w:t>,</w:t>
      </w:r>
      <w:r>
        <w:t xml:space="preserve"> however, </w:t>
      </w:r>
      <w:r w:rsidR="00D97975">
        <w:t xml:space="preserve">both </w:t>
      </w:r>
      <w:r>
        <w:t xml:space="preserve">temporal and spectral overlap between </w:t>
      </w:r>
      <w:r w:rsidR="00D97975">
        <w:t>own echoes</w:t>
      </w:r>
      <w:r w:rsidR="00EB2370">
        <w:t>,</w:t>
      </w:r>
      <w:r w:rsidR="00D97975">
        <w:t xml:space="preserve">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target 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task such as prey capture</w:t>
      </w:r>
      <w:r w:rsidR="00EB2370">
        <w:t xml:space="preserve"> and </w:t>
      </w:r>
      <w:r w:rsidR="00317768">
        <w:t>landing</w:t>
      </w:r>
      <w:r w:rsidR="00EB2370" w:rsidDel="00EB2370">
        <w:t xml:space="preserve"> </w:t>
      </w:r>
      <w:r>
        <w:t>(31,36,37).</w:t>
      </w:r>
    </w:p>
    <w:p w14:paraId="23075B8E" w14:textId="77777777" w:rsidR="000D0363" w:rsidRDefault="000D0363" w:rsidP="003E4F55">
      <w:pPr>
        <w:pStyle w:val="BodyText"/>
        <w:spacing w:line="360" w:lineRule="auto"/>
      </w:pPr>
    </w:p>
    <w:p w14:paraId="4E005627" w14:textId="781EC8F4" w:rsidR="00372C69" w:rsidRDefault="00AE3C4E" w:rsidP="001E0227">
      <w:pPr>
        <w:pStyle w:val="BodyText"/>
        <w:spacing w:line="360" w:lineRule="auto"/>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response”)(23,39,40)</w:t>
      </w:r>
      <w:r w:rsidR="00317768">
        <w:t>, and only one study quantified changes of the FM-component, reporting increased tFM duration and bandwidth in group flight (23).</w:t>
      </w:r>
      <w:r w:rsidR="00AC5B48">
        <w:t xml:space="preserve"> </w:t>
      </w:r>
      <w:r w:rsidR="00CD0990">
        <w:t xml:space="preserve">Even in </w:t>
      </w:r>
      <w:r w:rsidR="00AC5B48">
        <w:t xml:space="preserve">FM bats </w:t>
      </w:r>
      <w:r w:rsidR="00C50BA9">
        <w:t xml:space="preserve">the </w:t>
      </w:r>
      <w:r w:rsidR="00AC5B48">
        <w:t xml:space="preserve">effectiveness of </w:t>
      </w:r>
      <w:r w:rsidR="00C50BA9">
        <w:t>a jamming avoidance response is strongly debated</w:t>
      </w:r>
      <w:r w:rsidR="00C932F6">
        <w:t>(22, 41)</w:t>
      </w:r>
      <w:r w:rsidR="00C50BA9">
        <w:t xml:space="preserve">. </w:t>
      </w:r>
      <w:r>
        <w:t xml:space="preserve">Given the </w:t>
      </w:r>
      <w:proofErr w:type="spellStart"/>
      <w:r>
        <w:t>tFM’s</w:t>
      </w:r>
      <w:proofErr w:type="spellEnd"/>
      <w:r>
        <w:t xml:space="preserve"> flexibility and role in ranging, </w:t>
      </w:r>
      <w:r w:rsidR="00DF03F3">
        <w:t>matching its flexibility (JAMMING REFS) and role (14,20,29) in low duty-cyc</w:t>
      </w:r>
      <w:r w:rsidR="0097295A">
        <w:t>l</w:t>
      </w:r>
      <w:r w:rsidR="00DF03F3">
        <w:t xml:space="preserve">e bats, </w:t>
      </w:r>
      <w:r>
        <w:t xml:space="preserve">there is a strong need for its explicit quantification in multi-bat contexts. </w:t>
      </w:r>
    </w:p>
    <w:p w14:paraId="6B5D37A7" w14:textId="77777777" w:rsidR="000D0363" w:rsidRDefault="000D0363">
      <w:pPr>
        <w:pStyle w:val="BodyText"/>
        <w:spacing w:line="360" w:lineRule="auto"/>
        <w:pPrChange w:id="89" w:author="tbeleyur" w:date="2021-09-13T14:44:00Z">
          <w:pPr>
            <w:pStyle w:val="BodyText"/>
          </w:pPr>
        </w:pPrChange>
      </w:pPr>
    </w:p>
    <w:p w14:paraId="4150DC2E" w14:textId="0933ABCC" w:rsidR="00372C69" w:rsidRDefault="00DF03F3" w:rsidP="003E4F55">
      <w:pPr>
        <w:pStyle w:val="BodyText"/>
        <w:spacing w:line="360" w:lineRule="auto"/>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E4F55">
        <w:t>has</w:t>
      </w:r>
      <w:r w:rsidR="00372C69">
        <w:t xml:space="preserve">,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pPr>
        <w:pStyle w:val="Heading1"/>
        <w:spacing w:line="360" w:lineRule="auto"/>
        <w:pPrChange w:id="90" w:author="tbeleyur" w:date="2021-09-13T14:44:00Z">
          <w:pPr>
            <w:pStyle w:val="Heading1"/>
          </w:pPr>
        </w:pPrChange>
      </w:pPr>
      <w:bookmarkStart w:id="91" w:name="methods"/>
      <w:bookmarkEnd w:id="18"/>
      <w:r>
        <w:rPr>
          <w:rStyle w:val="SectionNumber"/>
        </w:rPr>
        <w:lastRenderedPageBreak/>
        <w:t>2</w:t>
      </w:r>
      <w:r>
        <w:tab/>
        <w:t>Methods</w:t>
      </w:r>
    </w:p>
    <w:p w14:paraId="539EB7DE" w14:textId="77777777" w:rsidR="00C40095" w:rsidRDefault="00AE3C4E">
      <w:pPr>
        <w:pStyle w:val="Heading2"/>
        <w:spacing w:line="360" w:lineRule="auto"/>
        <w:pPrChange w:id="92" w:author="tbeleyur" w:date="2021-09-13T14:44:00Z">
          <w:pPr>
            <w:pStyle w:val="Heading2"/>
          </w:pPr>
        </w:pPrChange>
      </w:pPr>
      <w:bookmarkStart w:id="93" w:name="study-species-and-site"/>
      <w:r>
        <w:rPr>
          <w:rStyle w:val="SectionNumber"/>
        </w:rPr>
        <w:t>2.1</w:t>
      </w:r>
      <w:r>
        <w:tab/>
        <w:t>Study species and site</w:t>
      </w:r>
    </w:p>
    <w:p w14:paraId="334EE817" w14:textId="78E1C747" w:rsidR="00C40095" w:rsidRDefault="00736C27">
      <w:pPr>
        <w:pStyle w:val="FirstParagraph"/>
        <w:spacing w:line="360" w:lineRule="auto"/>
        <w:pPrChange w:id="94" w:author="tbeleyur" w:date="2021-09-13T14:44:00Z">
          <w:pPr>
            <w:pStyle w:val="FirstParagraph"/>
          </w:pPr>
        </w:pPrChange>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w:t>
      </w:r>
      <w:del w:id="95" w:author="Thejasvi Beleyur" w:date="2021-09-14T10:19:00Z">
        <w:r w:rsidR="00997ED2" w:rsidDel="00AB345B">
          <w:delText>during</w:delText>
        </w:r>
      </w:del>
      <w:ins w:id="96" w:author="Thejasvi Beleyur" w:date="2021-09-14T10:19:00Z">
        <w:r w:rsidR="00AB345B">
          <w:t>over three nights in</w:t>
        </w:r>
      </w:ins>
      <w:r w:rsidR="00997ED2">
        <w:t xml:space="preserve">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pPr>
        <w:pStyle w:val="Heading2"/>
        <w:spacing w:line="360" w:lineRule="auto"/>
        <w:pPrChange w:id="97" w:author="tbeleyur" w:date="2021-09-13T14:44:00Z">
          <w:pPr>
            <w:pStyle w:val="Heading2"/>
          </w:pPr>
        </w:pPrChange>
      </w:pPr>
      <w:bookmarkStart w:id="98" w:name="experimental-setup"/>
      <w:bookmarkEnd w:id="93"/>
      <w:r>
        <w:rPr>
          <w:rStyle w:val="SectionNumber"/>
        </w:rPr>
        <w:t>2.2</w:t>
      </w:r>
      <w:r>
        <w:tab/>
        <w:t>Experimental setup</w:t>
      </w:r>
    </w:p>
    <w:p w14:paraId="7A0BDBCB" w14:textId="10AB130D" w:rsidR="00C40095" w:rsidRDefault="00AE3C4E" w:rsidP="0036557E">
      <w:pPr>
        <w:pStyle w:val="FirstParagraph"/>
        <w:spacing w:line="360" w:lineRule="auto"/>
      </w:pPr>
      <w:r>
        <w:t>We placed an experimental audio-video setup inside the cave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recorded video mostly at 22 Hz</w:t>
      </w:r>
      <w:r w:rsidR="00AB345B">
        <w:t>(frame rate range 18-27 Hz)</w:t>
      </w:r>
      <w:r>
        <w:t xml:space="preserve">.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r w:rsidR="00997ED2">
        <w:t xml:space="preserve">feeding </w:t>
      </w:r>
      <w:r w:rsidR="00C57451">
        <w:t>a</w:t>
      </w:r>
      <w:r w:rsidR="00997ED2">
        <w:t xml:space="preserve"> random ON-OFF signal into </w:t>
      </w:r>
      <w:r w:rsidR="00C57451">
        <w:t xml:space="preserve">both </w:t>
      </w:r>
      <w:r w:rsidR="00997ED2">
        <w:t xml:space="preserve">the soundcard and to a flashing LED recorded on the </w:t>
      </w:r>
      <w:bookmarkStart w:id="99" w:name="_Hlk82507038"/>
      <w:r w:rsidR="00997ED2">
        <w:t>video</w:t>
      </w:r>
      <w:r>
        <w:t xml:space="preserve"> </w:t>
      </w:r>
      <w:bookmarkEnd w:id="99"/>
      <w:r>
        <w:t>(</w:t>
      </w:r>
      <w:proofErr w:type="spellStart"/>
      <w:r w:rsidR="00AB345B">
        <w:t>LaurijssenREFNUM</w:t>
      </w:r>
      <w:proofErr w:type="spellEnd"/>
      <w:r>
        <w:t xml:space="preserve">; see Supplementary Information (SI) for </w:t>
      </w:r>
      <w:r w:rsidR="00AB345B">
        <w:t>implementation details</w:t>
      </w:r>
      <w:r>
        <w:t xml:space="preserve">). </w:t>
      </w:r>
      <w:r w:rsidR="00AB345B">
        <w:t>V</w:t>
      </w:r>
      <w:r>
        <w:t>ideo was recorded continuously throughout the recording</w:t>
      </w:r>
      <w:r w:rsidR="0036557E">
        <w:t xml:space="preserve"> </w:t>
      </w:r>
      <w:r>
        <w:t>nights , yield</w:t>
      </w:r>
      <w:r w:rsidR="00997ED2">
        <w:t>ing</w:t>
      </w:r>
      <w:r>
        <w:t xml:space="preserve"> 1.75-8 hours of </w:t>
      </w:r>
      <w:proofErr w:type="spellStart"/>
      <w:r>
        <w:t>analysable</w:t>
      </w:r>
      <w:proofErr w:type="spellEnd"/>
      <w:r>
        <w:t xml:space="preserve"> video, while audio was recorded as consecutive multichannel files of 1 minute duration.</w:t>
      </w:r>
    </w:p>
    <w:p w14:paraId="33FC01FE" w14:textId="77777777" w:rsidR="00C40095" w:rsidRDefault="00AE3C4E" w:rsidP="0036557E">
      <w:pPr>
        <w:pStyle w:val="CaptionedFigure"/>
        <w:spacing w:line="360" w:lineRule="auto"/>
      </w:pPr>
      <w:r>
        <w:rPr>
          <w:noProof/>
        </w:rPr>
        <w:lastRenderedPageBreak/>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2EADAA61" w:rsidR="00C40095" w:rsidRDefault="00AE3C4E" w:rsidP="003E4F55">
      <w:pPr>
        <w:pStyle w:val="ImageCaption"/>
        <w:spacing w:line="360" w:lineRule="auto"/>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r w:rsidR="004C19EC">
        <w:t xml:space="preserve">(A) </w:t>
      </w:r>
      <w:r>
        <w:t>Point cloud scan</w:t>
      </w:r>
      <w:r w:rsidR="003E4F55">
        <w:t xml:space="preserve"> </w:t>
      </w:r>
      <w:r>
        <w:t xml:space="preserve">and </w:t>
      </w:r>
      <w:r w:rsidR="004C19EC">
        <w:t xml:space="preserve">(B) </w:t>
      </w:r>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p>
    <w:p w14:paraId="271CBE43" w14:textId="77777777" w:rsidR="00C40095" w:rsidRDefault="00AE3C4E">
      <w:pPr>
        <w:pStyle w:val="Heading2"/>
        <w:spacing w:line="360" w:lineRule="auto"/>
        <w:pPrChange w:id="100" w:author="tbeleyur" w:date="2021-09-13T14:44:00Z">
          <w:pPr>
            <w:pStyle w:val="Heading2"/>
          </w:pPr>
        </w:pPrChange>
      </w:pPr>
      <w:bookmarkStart w:id="101" w:name="video-analysis-to-determine-group-sizes"/>
      <w:bookmarkEnd w:id="98"/>
      <w:r>
        <w:rPr>
          <w:rStyle w:val="SectionNumber"/>
        </w:rPr>
        <w:t>2.3</w:t>
      </w:r>
      <w:r>
        <w:tab/>
        <w:t>Video analysis to determine group sizes</w:t>
      </w:r>
    </w:p>
    <w:p w14:paraId="053F58FA" w14:textId="5BD37086" w:rsidR="00C40095" w:rsidRDefault="00AE3C4E" w:rsidP="0036557E">
      <w:pPr>
        <w:pStyle w:val="FirstParagraph"/>
        <w:spacing w:line="360" w:lineRule="auto"/>
      </w:pPr>
      <w:r>
        <w:t xml:space="preserve">After entering the cave, bats typically flew around for a few seconds or flew to one of two roosting sites, where they stayed for </w:t>
      </w:r>
      <w:r w:rsidR="00A40EE1">
        <w:t>fraction</w:t>
      </w:r>
      <w:r w:rsidR="0036557E">
        <w:t>s</w:t>
      </w:r>
      <w:r w:rsidR="00A40EE1">
        <w:t xml:space="preserve"> of a second </w:t>
      </w:r>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interval</w:t>
      </w:r>
      <w:r w:rsidR="0036557E">
        <w:t>s</w:t>
      </w:r>
      <w:r>
        <w:t xml:space="preserve">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w:t>
      </w:r>
      <w:del w:id="102" w:author="Thejasvi Beleyur" w:date="2021-09-14T10:39:00Z">
        <w:r w:rsidR="00962D8E" w:rsidDel="00201980">
          <w:delText>s</w:delText>
        </w:r>
        <w:r w:rsidDel="00201980">
          <w:delText xml:space="preserve">ee </w:delText>
        </w:r>
      </w:del>
      <w:r>
        <w:t xml:space="preserve">SI </w:t>
      </w:r>
      <w:r w:rsidR="0036557E">
        <w:t>NUM</w:t>
      </w:r>
      <w:r>
        <w:t>).</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w:t>
      </w:r>
      <w:r w:rsidR="0036557E">
        <w:t>NUM</w:t>
      </w:r>
      <w:r>
        <w:t>).</w:t>
      </w:r>
    </w:p>
    <w:p w14:paraId="6A45248B" w14:textId="77777777" w:rsidR="00C40095" w:rsidRDefault="00AE3C4E">
      <w:pPr>
        <w:pStyle w:val="Heading2"/>
        <w:spacing w:line="360" w:lineRule="auto"/>
        <w:pPrChange w:id="103" w:author="tbeleyur" w:date="2021-09-13T14:44:00Z">
          <w:pPr>
            <w:pStyle w:val="Heading2"/>
          </w:pPr>
        </w:pPrChange>
      </w:pPr>
      <w:bookmarkStart w:id="104" w:name="acoustic-parameter-analysis"/>
      <w:bookmarkEnd w:id="101"/>
      <w:r>
        <w:rPr>
          <w:rStyle w:val="SectionNumber"/>
        </w:rPr>
        <w:t>2.4</w:t>
      </w:r>
      <w:r>
        <w:tab/>
        <w:t>Acoustic parameter analysis</w:t>
      </w:r>
    </w:p>
    <w:p w14:paraId="4F62FF44" w14:textId="68793D73" w:rsidR="00C40095" w:rsidRDefault="00962D8E" w:rsidP="00B64994">
      <w:pPr>
        <w:pStyle w:val="BodyText"/>
        <w:spacing w:line="360" w:lineRule="auto"/>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t xml:space="preserve">After </w:t>
      </w:r>
      <w:r w:rsidR="00AE3C4E">
        <w:t xml:space="preserve">high-pass </w:t>
      </w:r>
      <w:r>
        <w:t xml:space="preserve">filtering </w:t>
      </w:r>
      <w:r w:rsidR="00AE3C4E">
        <w:t>at 70 kHz (2nd order zero-phase Butterworth filter)</w:t>
      </w:r>
      <w:r>
        <w:t xml:space="preserve">, </w:t>
      </w:r>
      <w:r w:rsidR="00AE3C4E">
        <w:t xml:space="preserve">we used two complementary acoustic </w:t>
      </w:r>
      <w:r>
        <w:t>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w:t>
      </w:r>
      <w:r w:rsidR="00AE3C4E">
        <w:lastRenderedPageBreak/>
        <w:t xml:space="preserve">FM). </w:t>
      </w:r>
      <w:r w:rsidR="00F40CDD">
        <w:t xml:space="preserve">In </w:t>
      </w:r>
      <w:r w:rsidR="00AE3C4E">
        <w:t xml:space="preserve">the </w:t>
      </w:r>
      <w:r w:rsidR="00F40CDD">
        <w:t>“</w:t>
      </w:r>
      <w:r w:rsidR="00AE3C4E">
        <w:t>individual call analysis</w:t>
      </w:r>
      <w:r w:rsidR="00F40CDD">
        <w:t>”</w:t>
      </w:r>
      <w:r w:rsidR="00AE3C4E">
        <w:t>, we measured</w:t>
      </w:r>
      <w:r w:rsidR="00F40CDD">
        <w:t xml:space="preserve"> the acoustic </w:t>
      </w:r>
      <w:r w:rsidR="00AE3C4E">
        <w:t xml:space="preserve">parameters of one echolocation call from each </w:t>
      </w:r>
      <w:r w:rsidR="00F40CDD">
        <w:t xml:space="preserve">bat </w:t>
      </w:r>
      <w:r w:rsidR="00AE3C4E">
        <w:t xml:space="preserve">activity audio. </w:t>
      </w:r>
      <w:r w:rsidR="00F40CDD">
        <w:t>Individual call analysis directly reveals sensory decisions of individual bats</w:t>
      </w:r>
      <w:r w:rsidR="001E3B72">
        <w:t>. However, this approach</w:t>
      </w:r>
      <w:r w:rsidR="00F40CDD">
        <w:t xml:space="preserve"> </w:t>
      </w:r>
      <w:r w:rsidR="00E8630B">
        <w:t>is limited by the</w:t>
      </w:r>
      <w:ins w:id="105" w:author="Thejasvi Beleyur" w:date="2021-09-14T10:35:00Z">
        <w:r w:rsidR="007A1833">
          <w:t xml:space="preserve"> </w:t>
        </w:r>
      </w:ins>
      <w:r w:rsidR="00F40CDD">
        <w:t>difficulty of finding a non-overlapped single call</w:t>
      </w:r>
      <w:r w:rsidR="007A1833">
        <w:t>.</w:t>
      </w:r>
      <w:r w:rsidR="00F40CDD">
        <w:t xml:space="preserve"> </w:t>
      </w:r>
      <w:r w:rsidR="007A1833">
        <w:t>P</w:t>
      </w:r>
      <w:r w:rsidR="00F40CDD">
        <w:t>articularly in reverberant and multi-bat situations,</w:t>
      </w:r>
      <w:r w:rsidR="001E3B72">
        <w:t xml:space="preserve"> </w:t>
      </w:r>
      <w:r w:rsidR="007A1833">
        <w:t>a</w:t>
      </w:r>
      <w:r w:rsidR="00F40CDD">
        <w:t xml:space="preserve"> bias</w:t>
      </w:r>
      <w:r w:rsidR="007A1833">
        <w:t>ed</w:t>
      </w:r>
      <w:r w:rsidR="00F40CDD">
        <w:t xml:space="preserve"> </w:t>
      </w:r>
      <w:r w:rsidR="00E8630B">
        <w:t>sampling</w:t>
      </w:r>
      <w:r w:rsidR="00E8630B">
        <w:t xml:space="preserve"> </w:t>
      </w:r>
      <w:r w:rsidR="00E8630B">
        <w:t xml:space="preserve">towards </w:t>
      </w:r>
      <w:r w:rsidR="00F40CDD">
        <w:t>shorter calls</w:t>
      </w:r>
      <w:r w:rsidR="00276EBD">
        <w:t xml:space="preserve"> that are </w:t>
      </w:r>
      <w:r w:rsidR="00E8630B">
        <w:t>less likely to be</w:t>
      </w:r>
      <w:r w:rsidR="00276EBD">
        <w:t xml:space="preserve"> overlap</w:t>
      </w:r>
      <w:r w:rsidR="00E8630B">
        <w:t>ped</w:t>
      </w:r>
      <w:r w:rsidR="00D04E15">
        <w:t xml:space="preserve"> relative to longer calls</w:t>
      </w:r>
      <w:r w:rsidR="007A1833">
        <w:t xml:space="preserve"> may occur</w:t>
      </w:r>
      <w:r w:rsidR="00F40CDD">
        <w:t>. The</w:t>
      </w:r>
      <w:r w:rsidR="007A1833">
        <w:t xml:space="preserve"> second approach, the</w:t>
      </w:r>
      <w:r w:rsidR="00F40CDD">
        <w:t xml:space="preserve"> “windowed call analysis” </w:t>
      </w:r>
      <w:r w:rsidR="007A1833">
        <w:t>,</w:t>
      </w:r>
      <w:r w:rsidR="00F40CDD">
        <w:t xml:space="preserve">therefore complements the individual call analysis by enabling measurements </w:t>
      </w:r>
      <w:r w:rsidR="00DA5057">
        <w:t xml:space="preserve">of audio </w:t>
      </w:r>
      <w:r w:rsidR="00F40CDD">
        <w:t xml:space="preserve">with overlapping calls. </w:t>
      </w:r>
      <w:r w:rsidR="006527FE">
        <w:t>W</w:t>
      </w:r>
      <w:r w:rsidR="00AE3C4E">
        <w:t xml:space="preserve">e split each </w:t>
      </w:r>
      <w:r w:rsidR="00E8630B">
        <w:t>bat activity</w:t>
      </w:r>
      <w:r w:rsidR="00AE3C4E">
        <w:t xml:space="preserve"> audio into consecutive 50</w:t>
      </w:r>
      <w:r w:rsidR="007A1833">
        <w:t xml:space="preserve"> </w:t>
      </w:r>
      <w:proofErr w:type="spellStart"/>
      <w:r w:rsidR="00AE3C4E">
        <w:t>ms</w:t>
      </w:r>
      <w:proofErr w:type="spellEnd"/>
      <w:ins w:id="106" w:author="Thejasvi Beleyur" w:date="2021-09-14T10:38:00Z">
        <w:r w:rsidR="007A1833">
          <w:t xml:space="preserve"> </w:t>
        </w:r>
      </w:ins>
      <w:r w:rsidR="00AE3C4E">
        <w:t>long windows</w:t>
      </w:r>
      <w:r w:rsidR="006527FE">
        <w:t>, which could contain multiple and potentially overlapping calls</w:t>
      </w:r>
      <w:r w:rsidR="007A1833">
        <w:t>. We then</w:t>
      </w:r>
      <w:r w:rsidR="00AE3C4E">
        <w:t xml:space="preserve"> </w:t>
      </w:r>
      <w:r w:rsidR="006527FE">
        <w:t xml:space="preserve">quantified </w:t>
      </w:r>
      <w:r w:rsidR="00AE3C4E">
        <w:t xml:space="preserve">the </w:t>
      </w:r>
      <w:r w:rsidR="006527FE">
        <w:t xml:space="preserve">average </w:t>
      </w:r>
      <w:r w:rsidR="00AE3C4E">
        <w:t xml:space="preserve">acoustic parameters of each window. 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pPr>
        <w:pStyle w:val="Heading3"/>
        <w:spacing w:line="360" w:lineRule="auto"/>
        <w:pPrChange w:id="107" w:author="tbeleyur" w:date="2021-09-13T14:44:00Z">
          <w:pPr>
            <w:pStyle w:val="Heading3"/>
          </w:pPr>
        </w:pPrChange>
      </w:pPr>
      <w:bookmarkStart w:id="108" w:name="indcallmethods"/>
      <w:r>
        <w:rPr>
          <w:rStyle w:val="SectionNumber"/>
        </w:rPr>
        <w:t>2.4.1</w:t>
      </w:r>
      <w:r>
        <w:tab/>
        <w:t>Individual call analysis</w:t>
      </w:r>
    </w:p>
    <w:p w14:paraId="09EDFFB0" w14:textId="40C7CD15" w:rsidR="00C40095" w:rsidRDefault="00201980" w:rsidP="00201980">
      <w:pPr>
        <w:pStyle w:val="FirstParagraph"/>
        <w:spacing w:line="360" w:lineRule="auto"/>
      </w:pPr>
      <w:r>
        <w:t>In each</w:t>
      </w:r>
      <w:r w:rsidR="00AE3C4E">
        <w:t xml:space="preserve"> bat activity audio, we</w:t>
      </w:r>
      <w:r w:rsidR="000F5E70">
        <w:t xml:space="preserve"> randomly (</w:t>
      </w:r>
      <w:r w:rsidR="007025FE">
        <w:t xml:space="preserve">see </w:t>
      </w:r>
      <w:r w:rsidR="000F5E70">
        <w:t xml:space="preserve">SI </w:t>
      </w:r>
      <w:r>
        <w:t>NUM</w:t>
      </w:r>
      <w:r w:rsidR="000F5E70">
        <w:t>)</w:t>
      </w:r>
      <w:r w:rsidR="00AE3C4E">
        <w:t xml:space="preserve"> chose one call that was not overlapped by other calls </w:t>
      </w:r>
      <w:r w:rsidR="000F5E70">
        <w:t xml:space="preserve">with </w:t>
      </w:r>
      <w:r w:rsidR="00AE3C4E">
        <w:t xml:space="preserve">a signal-to-noise ratio of at least 20 dB (Figure 2.2). We </w:t>
      </w:r>
      <w:r w:rsidR="000F5E70">
        <w:t xml:space="preserve">found </w:t>
      </w:r>
      <w:r w:rsidR="00AE3C4E">
        <w:t xml:space="preserve">226 individual calls across all the </w:t>
      </w:r>
      <w:r w:rsidR="000F5E70">
        <w:t xml:space="preserve">bat-activity </w:t>
      </w:r>
      <w:r w:rsidR="00AE3C4E">
        <w:t>audio files</w:t>
      </w:r>
      <w:r w:rsidR="000F5E70">
        <w:t xml:space="preserve">, which we </w:t>
      </w:r>
      <w:r w:rsidR="00AE3C4E">
        <w:t xml:space="preserve">automatically segmented into their </w:t>
      </w:r>
      <w:proofErr w:type="spellStart"/>
      <w:r w:rsidR="00AE3C4E">
        <w:t>iFM</w:t>
      </w:r>
      <w:proofErr w:type="spellEnd"/>
      <w:r w:rsidR="00E058BB">
        <w:t>-</w:t>
      </w:r>
      <w:r w:rsidR="00AE3C4E">
        <w:t xml:space="preserve">, </w:t>
      </w:r>
      <w:proofErr w:type="spellStart"/>
      <w:r w:rsidR="00AE3C4E">
        <w:t>tFM</w:t>
      </w:r>
      <w:proofErr w:type="spellEnd"/>
      <w:r w:rsidR="00E058BB">
        <w:t>-</w:t>
      </w:r>
      <w:r w:rsidR="000F5E70">
        <w:t xml:space="preserve"> and </w:t>
      </w:r>
      <w:r w:rsidR="00AE3C4E">
        <w:t>CF</w:t>
      </w:r>
      <w:r w:rsidR="000F5E70">
        <w:t>-components</w:t>
      </w:r>
      <w:r w:rsidR="00AE3C4E">
        <w:t xml:space="preserve"> (Figure 2.2)</w:t>
      </w:r>
      <w:r w:rsidR="000F5E70">
        <w:t xml:space="preserve">. We used the </w:t>
      </w:r>
      <w:r w:rsidR="00AE3C4E">
        <w:t xml:space="preserve"> </w:t>
      </w:r>
      <w:proofErr w:type="spellStart"/>
      <w:r w:rsidR="00AE3C4E" w:rsidRPr="007025FE">
        <w:rPr>
          <w:i/>
        </w:rPr>
        <w:t>itsfm</w:t>
      </w:r>
      <w:proofErr w:type="spellEnd"/>
      <w:r w:rsidR="00AE3C4E">
        <w:t xml:space="preserve"> package (44)</w:t>
      </w:r>
      <w:r w:rsidR="000F5E70">
        <w:t xml:space="preserve"> for automatic segmentation</w:t>
      </w:r>
      <w:r w:rsidR="00F637D8">
        <w:t xml:space="preserve"> </w:t>
      </w:r>
      <w:r w:rsidR="007B779C">
        <w:t>of</w:t>
      </w:r>
      <w:r w:rsidR="000F5E70">
        <w:t xml:space="preserve"> call</w:t>
      </w:r>
      <w:r w:rsidR="007B779C">
        <w:t xml:space="preserve"> components</w:t>
      </w:r>
      <w:r w:rsidR="000F5E70">
        <w:t xml:space="preserve"> based on frequency-time-contours instead of the more commonly used high-/low-pass filtering (16,31,36,45,46) </w:t>
      </w:r>
      <w:r w:rsidR="007B779C">
        <w:t>(</w:t>
      </w:r>
      <w:r w:rsidR="000F5E70">
        <w:t>which does not work well under noisy natural conditions</w:t>
      </w:r>
      <w:r w:rsidR="007B779C">
        <w:t>)</w:t>
      </w:r>
      <w:r w:rsidR="000F5E70">
        <w:t xml:space="preserve"> (44). W</w:t>
      </w:r>
      <w:r w:rsidR="00AE3C4E">
        <w:t>e defined FM components as those portions of a call where frequency modulation was larger than 2 kHz/</w:t>
      </w:r>
      <w:proofErr w:type="spellStart"/>
      <w:r w:rsidR="00AE3C4E">
        <w:t>ms</w:t>
      </w:r>
      <w:proofErr w:type="spellEnd"/>
      <w:r w:rsidR="00FD3176">
        <w:t xml:space="preserve"> </w:t>
      </w:r>
      <w:r w:rsidR="000F5E70">
        <w:t>(</w:t>
      </w:r>
      <w:r w:rsidR="00C021D0">
        <w:t xml:space="preserve">see SI </w:t>
      </w:r>
      <w:r w:rsidR="0009008E">
        <w:t>NUM</w:t>
      </w:r>
      <w:r w:rsidR="00C021D0">
        <w:t xml:space="preserve"> for further settings)</w:t>
      </w:r>
      <w:r w:rsidR="00853CF2">
        <w:t>, those with lower modulation as CF</w:t>
      </w:r>
      <w:ins w:id="109" w:author="Thejasvi Beleyur" w:date="2021-09-14T10:51:00Z">
        <w:r w:rsidR="00E058BB">
          <w:t>-</w:t>
        </w:r>
      </w:ins>
      <w:del w:id="110" w:author="Thejasvi Beleyur" w:date="2021-09-14T10:51:00Z">
        <w:r w:rsidR="00853CF2" w:rsidDel="00E058BB">
          <w:delText xml:space="preserve"> </w:delText>
        </w:r>
      </w:del>
      <w:r w:rsidR="00853CF2">
        <w:t>components</w:t>
      </w:r>
      <w:r w:rsidR="00FD3176">
        <w:t>.</w:t>
      </w:r>
    </w:p>
    <w:p w14:paraId="0A76C674" w14:textId="3BC8B5D9" w:rsidR="00C40095" w:rsidRDefault="00FD3176" w:rsidP="00E058BB">
      <w:pPr>
        <w:pStyle w:val="BodyText"/>
        <w:spacing w:line="360" w:lineRule="auto"/>
      </w:pPr>
      <w:r>
        <w:t xml:space="preserve">We measured specific parameters for each of </w:t>
      </w:r>
      <w:r w:rsidR="00AE3C4E">
        <w:t xml:space="preserve">the three </w:t>
      </w:r>
      <w:r>
        <w:t xml:space="preserve">call </w:t>
      </w:r>
      <w:r w:rsidR="00AE3C4E">
        <w:t>components. For the CF</w:t>
      </w:r>
      <w:r>
        <w:t>-</w:t>
      </w:r>
      <w:r w:rsidR="00AE3C4E">
        <w:t xml:space="preserve">component, we measured peak frequency, </w:t>
      </w:r>
      <w:commentRangeStart w:id="111"/>
      <w:r w:rsidR="0098136F">
        <w:t xml:space="preserve">received level </w:t>
      </w:r>
      <w:commentRangeEnd w:id="111"/>
      <w:r w:rsidR="00E036F8">
        <w:rPr>
          <w:rStyle w:val="CommentReference"/>
        </w:rPr>
        <w:commentReference w:id="111"/>
      </w:r>
      <w:r w:rsidR="0098136F">
        <w:t xml:space="preserve">(using the </w:t>
      </w:r>
      <w:r w:rsidR="00AE3C4E">
        <w:t xml:space="preserve">root-mean-square (RMS) </w:t>
      </w:r>
      <w:r w:rsidR="0098136F">
        <w:t>)</w:t>
      </w:r>
      <w:r w:rsidR="00AE3C4E">
        <w:t>and duration. For the FM</w:t>
      </w:r>
      <w:r>
        <w:t>-</w:t>
      </w:r>
      <w:r w:rsidR="00AE3C4E">
        <w:t xml:space="preserve">components, we measured the </w:t>
      </w:r>
      <w:commentRangeStart w:id="112"/>
      <w:r w:rsidR="00AE3C4E">
        <w:t>lowest</w:t>
      </w:r>
      <w:commentRangeEnd w:id="112"/>
      <w:r w:rsidR="005A66E5">
        <w:rPr>
          <w:rStyle w:val="CommentReference"/>
        </w:rPr>
        <w:commentReference w:id="112"/>
      </w:r>
      <w:r w:rsidR="00AE3C4E">
        <w:t xml:space="preserve"> frequency (at 10 dB below the level of the peak frequency of the FM</w:t>
      </w:r>
      <w:ins w:id="113" w:author="hgoerlitz" w:date="2021-08-11T17:53:00Z">
        <w:r>
          <w:t>-</w:t>
        </w:r>
      </w:ins>
      <w:del w:id="114" w:author="hgoerlitz" w:date="2021-08-11T17:53:00Z">
        <w:r w:rsidR="00AE3C4E" w:rsidDel="00FD3176">
          <w:delText xml:space="preserve"> </w:delText>
        </w:r>
      </w:del>
      <w:r w:rsidR="00AE3C4E">
        <w:t>component), bandwidth (difference between the CF peak frequency and the</w:t>
      </w:r>
      <w:r>
        <w:t xml:space="preserve"> FM</w:t>
      </w:r>
      <w:r w:rsidR="00AE3C4E">
        <w:t xml:space="preserve"> lowest frequency), </w:t>
      </w:r>
      <w:r>
        <w:t xml:space="preserve">received </w:t>
      </w:r>
      <w:r w:rsidR="00E036F8">
        <w:t>level</w:t>
      </w:r>
      <w:ins w:id="115" w:author="Thejasvi Beleyur" w:date="2021-09-14T11:11:00Z">
        <w:r w:rsidR="00E17AB0">
          <w:t xml:space="preserve"> </w:t>
        </w:r>
      </w:ins>
      <w:r w:rsidR="00AE3C4E">
        <w:t xml:space="preserve">and duration. </w:t>
      </w:r>
      <w:r>
        <w:t xml:space="preserve">To </w:t>
      </w:r>
      <w:proofErr w:type="spellStart"/>
      <w:r>
        <w:t>analyse</w:t>
      </w:r>
      <w:proofErr w:type="spellEnd"/>
      <w:r>
        <w:t xml:space="preserve"> how bats </w:t>
      </w:r>
      <w:r w:rsidR="00327281">
        <w:t>adjust their</w:t>
      </w:r>
      <w:r>
        <w:t xml:space="preserve"> call energy between call components (16,31), we</w:t>
      </w:r>
      <w:r w:rsidR="00AE3C4E">
        <w:t xml:space="preserve"> </w:t>
      </w:r>
      <w:r w:rsidR="00AE3C4E">
        <w:lastRenderedPageBreak/>
        <w:t xml:space="preserve">calculated </w:t>
      </w:r>
      <w:r w:rsidR="004B639C">
        <w:t xml:space="preserve">the </w:t>
      </w:r>
      <w:r w:rsidR="00BF74EB">
        <w:t xml:space="preserve">received level </w:t>
      </w:r>
      <w:r w:rsidR="004B639C">
        <w:t xml:space="preserve">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581865">
        <w:t>-</w:t>
      </w:r>
      <w:r w:rsidR="004B639C">
        <w:t>co</w:t>
      </w:r>
      <w:r w:rsidR="00327281">
        <w:t>mponents</w:t>
      </w:r>
      <w:r w:rsidR="00E40E43">
        <w:t>,</w:t>
      </w:r>
      <w:r w:rsidR="00327281">
        <w:t xml:space="preserve"> and the CF-component.</w:t>
      </w:r>
      <w:r w:rsidR="00AE3C4E">
        <w:t xml:space="preserve"> </w:t>
      </w:r>
    </w:p>
    <w:p w14:paraId="09A7F682" w14:textId="6F0F2098" w:rsidR="00C40095" w:rsidRDefault="00310AC6">
      <w:pPr>
        <w:pStyle w:val="BodyText"/>
        <w:spacing w:line="360" w:lineRule="auto"/>
        <w:pPrChange w:id="116" w:author="tbeleyur" w:date="2021-09-13T14:44:00Z">
          <w:pPr>
            <w:pStyle w:val="BodyText"/>
          </w:pPr>
        </w:pPrChange>
      </w:pPr>
      <w:r>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 xml:space="preserve">could originate from a selection bias of our individual call analysis, since shorter calls are </w:t>
      </w:r>
      <w:r w:rsidR="00AE3C4E">
        <w:t xml:space="preserve">less likely to be overlapped and thus </w:t>
      </w:r>
      <w:r>
        <w:t xml:space="preserve">more likely to be </w:t>
      </w:r>
      <w:r w:rsidR="00AE3C4E">
        <w:t xml:space="preserve">selected.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ins w:id="117" w:author="Neetash Mysuru" w:date="2021-09-01T11:43:00Z">
        <w:r w:rsidR="008828D8">
          <w:t xml:space="preserve"> that were </w:t>
        </w:r>
      </w:ins>
      <w:ins w:id="118" w:author="Neetash Mysuru" w:date="2021-09-01T11:44:00Z">
        <w:r w:rsidR="008828D8">
          <w:t>used in individual call analysis</w:t>
        </w:r>
      </w:ins>
      <w:ins w:id="119" w:author="hgoerlitz" w:date="2021-08-11T18:11:00Z">
        <w:del w:id="120" w:author="Neetash Mysuru" w:date="2021-09-01T11:44:00Z">
          <w:r w:rsidR="003E33F5" w:rsidDel="008828D8">
            <w:delText xml:space="preserve"> already analysed before</w:delText>
          </w:r>
        </w:del>
      </w:ins>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ins w:id="121" w:author="hgoerlitz" w:date="2021-08-11T18:10:00Z">
        <w:r w:rsidR="003E33F5">
          <w:t xml:space="preserve">. If it contained </w:t>
        </w:r>
      </w:ins>
      <w:ins w:id="122" w:author="hgoerlitz" w:date="2021-08-11T18:11:00Z">
        <w:r w:rsidR="003E33F5">
          <w:t>ambiguous CF-components</w:t>
        </w:r>
      </w:ins>
      <w:r w:rsidR="00AE3C4E">
        <w:t xml:space="preserve"> </w:t>
      </w:r>
      <w:ins w:id="123" w:author="hgoerlitz" w:date="2021-08-11T18:11:00Z">
        <w:r w:rsidR="003E33F5">
          <w:t>of potentially multiple bats</w:t>
        </w:r>
      </w:ins>
      <w:ins w:id="124" w:author="hgoerlitz" w:date="2021-08-11T18:12:00Z">
        <w:r w:rsidR="003E33F5">
          <w:t xml:space="preserve">, </w:t>
        </w:r>
        <w:commentRangeStart w:id="125"/>
        <w:r w:rsidR="003E33F5">
          <w:t xml:space="preserve">the file </w:t>
        </w:r>
      </w:ins>
      <w:commentRangeEnd w:id="125"/>
      <w:r w:rsidR="009A6FC9">
        <w:rPr>
          <w:rStyle w:val="CommentReference"/>
        </w:rPr>
        <w:commentReference w:id="125"/>
      </w:r>
      <w:ins w:id="126" w:author="hgoerlitz" w:date="2021-08-11T18:12:00Z">
        <w:r w:rsidR="003E33F5">
          <w:t xml:space="preserve">was not </w:t>
        </w:r>
        <w:proofErr w:type="spellStart"/>
        <w:r w:rsidR="003E33F5">
          <w:t>analysed</w:t>
        </w:r>
      </w:ins>
      <w:proofErr w:type="spellEnd"/>
      <w:del w:id="127" w:author="hgoerlitz" w:date="2021-08-11T18:12:00Z">
        <w:r w:rsidR="00AE3C4E" w:rsidDel="003E33F5">
          <w:delText>(multi-bat audio where CF frequencies of the bats were ambigously close were not analysed)</w:delText>
        </w:r>
      </w:del>
      <w:r w:rsidR="00AE3C4E">
        <w:t xml:space="preserve">. </w:t>
      </w:r>
      <w:r w:rsidR="003E33F5">
        <w:t xml:space="preserve">We manually set a SPL-threshold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 xml:space="preserve">duration </w:t>
      </w:r>
      <w:commentRangeStart w:id="128"/>
      <w:r w:rsidR="00AE3C4E">
        <w:t>(</w:t>
      </w:r>
      <w:ins w:id="129" w:author="hgoerlitz" w:date="2021-08-11T18:10:00Z">
        <w:r w:rsidR="00376151">
          <w:t xml:space="preserve">see </w:t>
        </w:r>
      </w:ins>
      <w:r w:rsidR="00AE3C4E">
        <w:t xml:space="preserve">SI </w:t>
      </w:r>
      <w:del w:id="130" w:author="hgoerlitz" w:date="2021-08-11T18:10:00Z">
        <w:r w:rsidR="00AE3C4E" w:rsidDel="00376151">
          <w:delText xml:space="preserve">?? </w:delText>
        </w:r>
      </w:del>
      <w:ins w:id="131" w:author="hgoerlitz" w:date="2021-08-11T18:10:00Z">
        <w:r w:rsidR="00376151">
          <w:t>section X for details</w:t>
        </w:r>
      </w:ins>
      <w:r w:rsidR="00AE3C4E">
        <w:t>).</w:t>
      </w:r>
      <w:commentRangeEnd w:id="128"/>
      <w:r w:rsidR="002902B6">
        <w:rPr>
          <w:rStyle w:val="CommentReference"/>
        </w:rPr>
        <w:commentReference w:id="128"/>
      </w:r>
    </w:p>
    <w:p w14:paraId="0BA88CB5" w14:textId="77777777" w:rsidR="00C40095" w:rsidRDefault="00AE3C4E">
      <w:pPr>
        <w:spacing w:line="360" w:lineRule="auto"/>
        <w:pPrChange w:id="132" w:author="tbeleyur" w:date="2021-09-13T14:44:00Z">
          <w:pPr/>
        </w:pPrChange>
      </w:pPr>
      <w:r>
        <w:br w:type="page"/>
      </w:r>
    </w:p>
    <w:p w14:paraId="5C2AA710" w14:textId="77777777" w:rsidR="00C40095" w:rsidRDefault="00AE3C4E">
      <w:pPr>
        <w:pStyle w:val="CaptionedFigure"/>
        <w:spacing w:line="360" w:lineRule="auto"/>
        <w:pPrChange w:id="133" w:author="tbeleyur" w:date="2021-09-13T14:44:00Z">
          <w:pPr>
            <w:pStyle w:val="CaptionedFigure"/>
          </w:pPr>
        </w:pPrChang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3"/>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pPr>
        <w:pStyle w:val="ImageCaption"/>
        <w:spacing w:after="0" w:line="360" w:lineRule="auto"/>
        <w:rPr>
          <w:b/>
        </w:rPr>
        <w:pPrChange w:id="134" w:author="tbeleyur" w:date="2021-09-13T14:44:00Z">
          <w:pPr>
            <w:pStyle w:val="ImageCaption"/>
            <w:spacing w:after="0"/>
          </w:pPr>
        </w:pPrChange>
      </w:pPr>
      <w:r w:rsidRPr="009E755E">
        <w:rPr>
          <w:b/>
        </w:rPr>
        <w:t xml:space="preserve">Figure </w:t>
      </w:r>
      <w:r w:rsidRPr="001D4F44">
        <w:rPr>
          <w:b/>
        </w:rPr>
        <w:t xml:space="preserve">2: A-B: </w:t>
      </w:r>
      <w:r w:rsidR="00233F96" w:rsidRPr="001D4F44">
        <w:rPr>
          <w:b/>
        </w:rPr>
        <w:t>Individual and windowed call analysis.</w:t>
      </w:r>
    </w:p>
    <w:p w14:paraId="06A31EF0" w14:textId="51FAA5E5" w:rsidR="00DC678F" w:rsidRDefault="008708C2">
      <w:pPr>
        <w:pStyle w:val="ImageCaption"/>
        <w:spacing w:after="0" w:line="360" w:lineRule="auto"/>
        <w:pPrChange w:id="135" w:author="tbeleyur" w:date="2021-09-13T14:44:00Z">
          <w:pPr>
            <w:pStyle w:val="ImageCaption"/>
            <w:spacing w:after="0"/>
          </w:pPr>
        </w:pPrChange>
      </w:pPr>
      <w:r>
        <w:t>A,</w:t>
      </w:r>
      <w:r w:rsidR="001D4F44">
        <w:t xml:space="preserve"> </w:t>
      </w:r>
      <w:r>
        <w:t xml:space="preserve">B) Spectrogram (A) and </w:t>
      </w:r>
      <w:r w:rsidR="00B55561">
        <w:t>o</w:t>
      </w:r>
      <w:r>
        <w:t>scillogram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pPr>
        <w:pStyle w:val="ImageCaption"/>
        <w:spacing w:line="360" w:lineRule="auto"/>
        <w:pPrChange w:id="136" w:author="tbeleyur" w:date="2021-09-13T14:44:00Z">
          <w:pPr>
            <w:pStyle w:val="ImageCaption"/>
          </w:pPr>
        </w:pPrChange>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pPr>
        <w:pStyle w:val="Heading3"/>
        <w:spacing w:line="360" w:lineRule="auto"/>
        <w:pPrChange w:id="137" w:author="tbeleyur" w:date="2021-09-13T14:44:00Z">
          <w:pPr>
            <w:pStyle w:val="Heading3"/>
          </w:pPr>
        </w:pPrChange>
      </w:pPr>
      <w:bookmarkStart w:id="138" w:name="wincallmethods"/>
      <w:bookmarkEnd w:id="108"/>
      <w:r>
        <w:rPr>
          <w:rStyle w:val="SectionNumber"/>
        </w:rPr>
        <w:t>2.4.2</w:t>
      </w:r>
      <w:r>
        <w:tab/>
        <w:t>Windowed call analysis</w:t>
      </w:r>
    </w:p>
    <w:p w14:paraId="460B99A7" w14:textId="714AC77A" w:rsidR="00C40095" w:rsidRPr="00AC64E5" w:rsidDel="00810199" w:rsidRDefault="00AE3C4E">
      <w:pPr>
        <w:pStyle w:val="FirstParagraph"/>
        <w:spacing w:line="360" w:lineRule="auto"/>
        <w:rPr>
          <w:del w:id="139" w:author="Neetash Mysuru" w:date="2021-09-01T11:55:00Z"/>
          <w:strike/>
          <w:rPrChange w:id="140" w:author="hgoerlitz" w:date="2021-08-12T08:04:00Z">
            <w:rPr>
              <w:del w:id="141" w:author="Neetash Mysuru" w:date="2021-09-01T11:55:00Z"/>
            </w:rPr>
          </w:rPrChange>
        </w:rPr>
        <w:pPrChange w:id="142" w:author="tbeleyur" w:date="2021-09-13T14:44:00Z">
          <w:pPr>
            <w:pStyle w:val="FirstParagraph"/>
          </w:pPr>
        </w:pPrChange>
      </w:pPr>
      <w:commentRangeStart w:id="143"/>
      <w:commentRangeStart w:id="144"/>
      <w:commentRangeStart w:id="145"/>
      <w:del w:id="146" w:author="Neetash Mysuru" w:date="2021-09-01T11:55:00Z">
        <w:r w:rsidRPr="00AC64E5" w:rsidDel="00810199">
          <w:rPr>
            <w:strike/>
            <w:rPrChange w:id="147" w:author="hgoerlitz" w:date="2021-08-12T08:04:00Z">
              <w:rPr/>
            </w:rPrChange>
          </w:rPr>
          <w:delText xml:space="preserve">We </w:delText>
        </w:r>
        <w:commentRangeEnd w:id="143"/>
        <w:r w:rsidR="00AC64E5" w:rsidRPr="00AC64E5" w:rsidDel="00810199">
          <w:rPr>
            <w:rStyle w:val="CommentReference"/>
            <w:strike/>
            <w:rPrChange w:id="148" w:author="hgoerlitz" w:date="2021-08-12T08:04:00Z">
              <w:rPr>
                <w:rStyle w:val="CommentReference"/>
              </w:rPr>
            </w:rPrChange>
          </w:rPr>
          <w:commentReference w:id="143"/>
        </w:r>
        <w:commentRangeEnd w:id="144"/>
        <w:r w:rsidR="00810199" w:rsidDel="00810199">
          <w:rPr>
            <w:rStyle w:val="CommentReference"/>
          </w:rPr>
          <w:commentReference w:id="144"/>
        </w:r>
        <w:r w:rsidRPr="00AC64E5" w:rsidDel="00810199">
          <w:rPr>
            <w:strike/>
            <w:rPrChange w:id="149" w:author="hgoerlitz" w:date="2021-08-12T08:04:00Z">
              <w:rPr/>
            </w:rPrChange>
          </w:rPr>
          <w:delText>performed the ‘windowed call’ 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 ‘virtual multi-bat’ activities (23,47), by adding two single bat activity recordings together.</w:delText>
        </w:r>
      </w:del>
      <w:commentRangeEnd w:id="145"/>
      <w:r w:rsidR="00810199">
        <w:rPr>
          <w:rStyle w:val="CommentReference"/>
        </w:rPr>
        <w:commentReference w:id="145"/>
      </w:r>
    </w:p>
    <w:p w14:paraId="461267A5" w14:textId="0D01E82B" w:rsidR="00C40095" w:rsidRDefault="00AE3C4E">
      <w:pPr>
        <w:pStyle w:val="BodyText"/>
        <w:spacing w:line="360" w:lineRule="auto"/>
        <w:pPrChange w:id="150" w:author="tbeleyur" w:date="2021-09-13T14:44:00Z">
          <w:pPr>
            <w:pStyle w:val="BodyText"/>
          </w:pPr>
        </w:pPrChange>
      </w:pPr>
      <w:r>
        <w:t xml:space="preserve">Each bat activity audio was split into consecutive 50 </w:t>
      </w:r>
      <w:proofErr w:type="spellStart"/>
      <w:r>
        <w:t>ms</w:t>
      </w:r>
      <w:proofErr w:type="spellEnd"/>
      <w:r>
        <w:t xml:space="preserve"> windows (Figure 2</w:t>
      </w:r>
      <w:r w:rsidR="00AC64E5">
        <w:t>B</w:t>
      </w:r>
      <w:r>
        <w:t xml:space="preserve">, SI ?? for details of window splitting).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commentRangeStart w:id="151"/>
      <w:r>
        <w:t xml:space="preserve">windows whose RMS </w:t>
      </w:r>
      <w:r w:rsidR="00A269E2">
        <w:t xml:space="preserve">SPL </w:t>
      </w:r>
      <w:r>
        <w:t xml:space="preserve">was </w:t>
      </w:r>
      <w:r w:rsidR="00A269E2">
        <w:t xml:space="preserve">at least </w:t>
      </w:r>
      <w:r>
        <w:t>20</w:t>
      </w:r>
      <w:r w:rsidR="00A269E2">
        <w:t> </w:t>
      </w:r>
      <w:r>
        <w:t xml:space="preserve">dB above the maximum RMS </w:t>
      </w:r>
      <w:r w:rsidR="00A269E2">
        <w:t xml:space="preserve">SPL </w:t>
      </w:r>
      <w:r>
        <w:t xml:space="preserve">of silent windows </w:t>
      </w:r>
      <w:commentRangeEnd w:id="151"/>
      <w:r w:rsidR="00081D47">
        <w:rPr>
          <w:rStyle w:val="CommentReference"/>
        </w:rPr>
        <w:commentReference w:id="151"/>
      </w:r>
      <w:r>
        <w:t>(for details, see SI ??). From the</w:t>
      </w:r>
      <w:r w:rsidR="00A269E2">
        <w:t>se</w:t>
      </w:r>
      <w:r>
        <w:t xml:space="preserve"> windows that contained echolocation calls, we measured each window’s received dominant frequencies</w:t>
      </w:r>
      <w:r w:rsidR="002E50BD">
        <w:t>,</w:t>
      </w:r>
      <w:r>
        <w:t xml:space="preserve"> FM </w:t>
      </w:r>
      <w:r w:rsidR="00BE55E4">
        <w:t xml:space="preserve">lower </w:t>
      </w:r>
      <w:r>
        <w:t>frequencies</w:t>
      </w:r>
      <w:r w:rsidR="001B5674">
        <w:t>,</w:t>
      </w:r>
      <w:r w:rsidR="002E50BD">
        <w:t xml:space="preserve"> and RMS SPL</w:t>
      </w:r>
      <w:r w:rsidR="00A269E2">
        <w:t xml:space="preserve">, </w:t>
      </w:r>
      <w:r>
        <w:t xml:space="preserve">to complement the </w:t>
      </w:r>
      <w:r>
        <w:lastRenderedPageBreak/>
        <w:t>analogous</w:t>
      </w:r>
      <w:r w:rsidR="002E50BD">
        <w:t>/corresponding</w:t>
      </w:r>
      <w:r>
        <w:t xml:space="preserve"> measurements in the individual call analyses. The </w:t>
      </w:r>
      <w:r w:rsidR="00A269E2">
        <w:t xml:space="preserve">window’s </w:t>
      </w:r>
      <w:r>
        <w:t xml:space="preserve">dominant frequencies </w:t>
      </w:r>
      <w:r w:rsidR="00A269E2">
        <w:t xml:space="preserve">are </w:t>
      </w:r>
      <w:r>
        <w:t xml:space="preserve">the CF frequencies of </w:t>
      </w:r>
      <w:commentRangeStart w:id="152"/>
      <w:r w:rsidR="00A269E2">
        <w:t xml:space="preserve">all </w:t>
      </w:r>
      <w:r>
        <w:t>calls</w:t>
      </w:r>
      <w:commentRangeEnd w:id="152"/>
      <w:r w:rsidR="003D444B">
        <w:rPr>
          <w:rStyle w:val="CommentReference"/>
        </w:rPr>
        <w:commentReference w:id="152"/>
      </w:r>
      <w:r>
        <w:t xml:space="preserve"> in the window and were defined as local peaks of the smoothed power spectrum </w:t>
      </w:r>
      <w:commentRangeStart w:id="153"/>
      <w:r>
        <w:t>(</w:t>
      </w:r>
      <w:commentRangeStart w:id="154"/>
      <w:commentRangeStart w:id="155"/>
      <w:r w:rsidRPr="00A269E2">
        <w:rPr>
          <w:strike/>
          <w:rPrChange w:id="156" w:author="hgoerlitz" w:date="2021-08-12T08:15:00Z">
            <w:rPr/>
          </w:rPrChange>
        </w:rPr>
        <w:t>rolling mean average, 100 Hz bin-equivalent window</w:t>
      </w:r>
      <w:commentRangeEnd w:id="154"/>
      <w:r w:rsidR="00A269E2" w:rsidRPr="00A269E2">
        <w:rPr>
          <w:rStyle w:val="CommentReference"/>
          <w:strike/>
          <w:rPrChange w:id="157" w:author="hgoerlitz" w:date="2021-08-12T08:15:00Z">
            <w:rPr>
              <w:rStyle w:val="CommentReference"/>
            </w:rPr>
          </w:rPrChange>
        </w:rPr>
        <w:commentReference w:id="154"/>
      </w:r>
      <w:commentRangeEnd w:id="155"/>
      <w:r w:rsidR="00EF7C98">
        <w:rPr>
          <w:rStyle w:val="CommentReference"/>
        </w:rPr>
        <w:commentReference w:id="155"/>
      </w:r>
      <w:commentRangeEnd w:id="153"/>
      <w:r w:rsidR="00EF7C98">
        <w:rPr>
          <w:rStyle w:val="CommentReference"/>
        </w:rPr>
        <w:commentReference w:id="153"/>
      </w:r>
      <w:r>
        <w:t>) with a level of not more than 14 dB below the highest peak (</w:t>
      </w:r>
      <w:commentRangeStart w:id="158"/>
      <w:r>
        <w:t xml:space="preserve">for details see SI ??). </w:t>
      </w:r>
      <w:commentRangeEnd w:id="158"/>
      <w:r w:rsidR="00801DB6">
        <w:rPr>
          <w:rStyle w:val="CommentReference"/>
        </w:rPr>
        <w:commentReference w:id="158"/>
      </w:r>
      <w:commentRangeStart w:id="159"/>
      <w:r>
        <w:t xml:space="preserve">Dominant </w:t>
      </w:r>
      <w:commentRangeEnd w:id="159"/>
      <w:r w:rsidR="00427C45">
        <w:rPr>
          <w:rStyle w:val="CommentReference"/>
        </w:rPr>
        <w:commentReference w:id="159"/>
      </w:r>
      <w:r>
        <w:t xml:space="preserve">frequencies complement the CF peak frequency measurement of individual calls.  </w:t>
      </w:r>
      <w:ins w:id="160" w:author="Neetash Mysuru" w:date="2021-09-01T12:18:00Z">
        <w:r w:rsidR="00BE55E4">
          <w:t xml:space="preserve">For the analysis of the FM parts, we </w:t>
        </w:r>
        <w:proofErr w:type="spellStart"/>
        <w:r w:rsidR="00BE55E4">
          <w:t>highpass</w:t>
        </w:r>
        <w:proofErr w:type="spellEnd"/>
        <w:r w:rsidR="00BE55E4">
          <w:t xml:space="preserve"> filtered all the calls above x kHz and used the </w:t>
        </w:r>
      </w:ins>
      <w:ins w:id="161" w:author="Neetash Mysuru" w:date="2021-09-01T12:19:00Z">
        <w:r w:rsidR="00BE55E4">
          <w:t xml:space="preserve">FM parts for lower frequency measurements. </w:t>
        </w:r>
      </w:ins>
      <w:r w:rsidR="00EF7181">
        <w:t>FM l</w:t>
      </w:r>
      <w:r>
        <w:t>owe</w:t>
      </w:r>
      <w:r w:rsidR="00BE55E4">
        <w:t>r</w:t>
      </w:r>
      <w:r>
        <w:t xml:space="preserve"> frequencies were defined as the lowest frequencies </w:t>
      </w:r>
      <w:r w:rsidR="00464D88">
        <w:t>(</w:t>
      </w:r>
      <w:r w:rsidR="00464D88" w:rsidRPr="00464D88">
        <w:rPr>
          <w:highlight w:val="yellow"/>
          <w:rPrChange w:id="162" w:author="hgoerlitz" w:date="2021-08-12T08:20:00Z">
            <w:rPr/>
          </w:rPrChange>
        </w:rPr>
        <w:t>at 10 dB below the level of the peak frequency of the FM-component ???</w:t>
      </w:r>
      <w:r w:rsidR="00464D88">
        <w:rPr>
          <w:highlight w:val="yellow"/>
        </w:rPr>
        <w:t xml:space="preserve"> – AS IN IND. CALL ANALYSIS???</w:t>
      </w:r>
      <w:r w:rsidR="00464D88">
        <w:t xml:space="preserve">) </w:t>
      </w:r>
      <w:r>
        <w:t xml:space="preserve">extracted from each </w:t>
      </w:r>
      <w:commentRangeStart w:id="163"/>
      <w:r>
        <w:t xml:space="preserve">identified FM region </w:t>
      </w:r>
      <w:commentRangeEnd w:id="163"/>
      <w:r w:rsidR="002E50BD">
        <w:rPr>
          <w:rStyle w:val="CommentReference"/>
        </w:rPr>
        <w:commentReference w:id="163"/>
      </w:r>
      <w:r>
        <w:t>in a spectrogram representation of the window (</w:t>
      </w:r>
      <w:commentRangeStart w:id="164"/>
      <w:r>
        <w:t xml:space="preserve">see SI ??). </w:t>
      </w:r>
      <w:commentRangeEnd w:id="164"/>
      <w:r w:rsidR="004533A2">
        <w:rPr>
          <w:rStyle w:val="CommentReference"/>
        </w:rPr>
        <w:commentReference w:id="164"/>
      </w:r>
      <w:r>
        <w:t xml:space="preserve">FM </w:t>
      </w:r>
      <w:r w:rsidR="002E50BD">
        <w:t>lowe</w:t>
      </w:r>
      <w:r w:rsidR="00F12239">
        <w:t>r</w:t>
      </w:r>
      <w:r w:rsidR="002E50BD">
        <w:t xml:space="preserve"> </w:t>
      </w:r>
      <w:r>
        <w:t xml:space="preserve">frequencies in the windowed analysis </w:t>
      </w:r>
      <w:commentRangeStart w:id="165"/>
      <w:r>
        <w:t xml:space="preserve">are analogous </w:t>
      </w:r>
      <w:commentRangeEnd w:id="165"/>
      <w:r w:rsidR="002E50BD">
        <w:rPr>
          <w:rStyle w:val="CommentReference"/>
        </w:rPr>
        <w:commentReference w:id="165"/>
      </w:r>
      <w:r>
        <w:t xml:space="preserve">to the </w:t>
      </w:r>
      <w:proofErr w:type="spellStart"/>
      <w:r>
        <w:t>i</w:t>
      </w:r>
      <w:proofErr w:type="spellEnd"/>
      <w:r>
        <w:t>/</w:t>
      </w:r>
      <w:proofErr w:type="spellStart"/>
      <w:r>
        <w:t>tFM</w:t>
      </w:r>
      <w:proofErr w:type="spellEnd"/>
      <w:r>
        <w:t xml:space="preserve"> </w:t>
      </w:r>
      <w:commentRangeStart w:id="166"/>
      <w:commentRangeStart w:id="167"/>
      <w:commentRangeStart w:id="168"/>
      <w:ins w:id="169" w:author="Neetash Mysuru" w:date="2021-09-01T12:20:00Z">
        <w:r w:rsidR="00F12239">
          <w:t xml:space="preserve">lower </w:t>
        </w:r>
        <w:commentRangeEnd w:id="166"/>
        <w:r w:rsidR="00F12239">
          <w:rPr>
            <w:rStyle w:val="CommentReference"/>
          </w:rPr>
          <w:commentReference w:id="166"/>
        </w:r>
      </w:ins>
      <w:r>
        <w:t xml:space="preserve">frequency </w:t>
      </w:r>
      <w:commentRangeEnd w:id="167"/>
      <w:r w:rsidR="00464D88">
        <w:rPr>
          <w:rStyle w:val="CommentReference"/>
        </w:rPr>
        <w:commentReference w:id="167"/>
      </w:r>
      <w:commentRangeEnd w:id="168"/>
      <w:r w:rsidR="00B223C0">
        <w:rPr>
          <w:rStyle w:val="CommentReference"/>
        </w:rPr>
        <w:commentReference w:id="168"/>
      </w:r>
      <w:r>
        <w:t>of the individual call analysis.</w:t>
      </w:r>
      <w:r w:rsidR="00464D88">
        <w:t xml:space="preserve"> </w:t>
      </w:r>
      <w:r>
        <w:t xml:space="preserve">The RMS </w:t>
      </w:r>
      <w:r w:rsidR="002E50BD">
        <w:t xml:space="preserve">SPL, i.e., the root-mean-square of all samples in a window, </w:t>
      </w:r>
      <w:r>
        <w:t xml:space="preserve">describes the </w:t>
      </w:r>
      <w:r w:rsidR="002E50BD">
        <w:t xml:space="preserve">average </w:t>
      </w:r>
      <w:r>
        <w:t xml:space="preserve">received </w:t>
      </w:r>
      <w:r w:rsidR="002E50BD">
        <w:t xml:space="preserve">sound pressure </w:t>
      </w:r>
      <w:r>
        <w:t xml:space="preserve">level of the </w:t>
      </w:r>
      <w:r w:rsidR="002E50BD">
        <w:t xml:space="preserve">total </w:t>
      </w:r>
      <w:r>
        <w:t xml:space="preserve">window. </w:t>
      </w:r>
      <w:r w:rsidR="002E50BD">
        <w:t xml:space="preserve">Per </w:t>
      </w:r>
      <w:r>
        <w:t xml:space="preserve">window, there could be </w:t>
      </w:r>
      <w:commentRangeStart w:id="170"/>
      <w:r>
        <w:t>multiple</w:t>
      </w:r>
      <w:commentRangeEnd w:id="170"/>
      <w:r w:rsidR="007E32FC">
        <w:rPr>
          <w:rStyle w:val="CommentReference"/>
        </w:rPr>
        <w:commentReference w:id="170"/>
      </w:r>
      <w:r w:rsidR="002E50BD">
        <w:t xml:space="preserve"> dominant and </w:t>
      </w:r>
      <w:commentRangeStart w:id="171"/>
      <w:r w:rsidR="002E50BD">
        <w:t xml:space="preserve">FM </w:t>
      </w:r>
      <w:commentRangeEnd w:id="171"/>
      <w:r w:rsidR="002E50BD">
        <w:rPr>
          <w:rStyle w:val="CommentReference"/>
        </w:rPr>
        <w:commentReference w:id="171"/>
      </w:r>
      <w:del w:id="172" w:author="hgoerlitz" w:date="2021-08-12T08:36:00Z">
        <w:r w:rsidDel="002E50BD">
          <w:delText xml:space="preserve">and dominant </w:delText>
        </w:r>
      </w:del>
      <w:r>
        <w:t>frequency measurement, but only one received RMS level measurement.</w:t>
      </w:r>
    </w:p>
    <w:p w14:paraId="002F442D" w14:textId="698AF9F0" w:rsidR="00C40095" w:rsidRDefault="00464D88">
      <w:pPr>
        <w:pStyle w:val="Heading1"/>
        <w:spacing w:line="360" w:lineRule="auto"/>
        <w:rPr>
          <w:ins w:id="173" w:author="Neetash Mysuru" w:date="2021-09-01T12:32:00Z"/>
        </w:rPr>
        <w:pPrChange w:id="174" w:author="tbeleyur" w:date="2021-09-13T14:44:00Z">
          <w:pPr>
            <w:pStyle w:val="Heading1"/>
          </w:pPr>
        </w:pPrChange>
      </w:pPr>
      <w:bookmarkStart w:id="175" w:name="stats"/>
      <w:bookmarkEnd w:id="91"/>
      <w:bookmarkEnd w:id="104"/>
      <w:bookmarkEnd w:id="138"/>
      <w:commentRangeStart w:id="176"/>
      <w:r>
        <w:rPr>
          <w:rStyle w:val="SectionNumber"/>
        </w:rPr>
        <w:t>2.5</w:t>
      </w:r>
      <w:commentRangeEnd w:id="176"/>
      <w:r>
        <w:rPr>
          <w:rStyle w:val="CommentReference"/>
          <w:rFonts w:asciiTheme="minorHAnsi" w:eastAsiaTheme="minorHAnsi" w:hAnsiTheme="minorHAnsi" w:cstheme="minorBidi"/>
          <w:b w:val="0"/>
          <w:bCs w:val="0"/>
          <w:color w:val="auto"/>
        </w:rPr>
        <w:commentReference w:id="176"/>
      </w:r>
      <w:r w:rsidR="00AE3C4E">
        <w:tab/>
        <w:t>Statistical analysis</w:t>
      </w:r>
    </w:p>
    <w:p w14:paraId="39AC49E1" w14:textId="77777777" w:rsidR="00A972A3" w:rsidRDefault="00A972A3">
      <w:pPr>
        <w:pStyle w:val="Heading2"/>
        <w:spacing w:line="360" w:lineRule="auto"/>
        <w:pPrChange w:id="177" w:author="tbeleyur" w:date="2021-09-13T14:44:00Z">
          <w:pPr>
            <w:pStyle w:val="Heading2"/>
          </w:pPr>
        </w:pPrChange>
      </w:pPr>
      <w:r>
        <w:rPr>
          <w:rStyle w:val="SectionNumber"/>
        </w:rPr>
        <w:t>2.5.1</w:t>
      </w:r>
      <w:r>
        <w:tab/>
        <w:t>Individual call analysis</w:t>
      </w:r>
    </w:p>
    <w:p w14:paraId="305721A1" w14:textId="7848CA99" w:rsidR="00C40095" w:rsidRDefault="00AE3C4E">
      <w:pPr>
        <w:pStyle w:val="FirstParagraph"/>
        <w:spacing w:line="360" w:lineRule="auto"/>
        <w:pPrChange w:id="178" w:author="tbeleyur" w:date="2021-09-13T14:44:00Z">
          <w:pPr>
            <w:pStyle w:val="FirstParagraph"/>
          </w:pPr>
        </w:pPrChange>
      </w:pPr>
      <w:del w:id="179" w:author="Neetash Mysuru" w:date="2021-09-01T12:34:00Z">
        <w:r w:rsidDel="003741F3">
          <w:delText>We observed up to four bats flying</w:delText>
        </w:r>
        <w:r w:rsidR="00860F7B" w:rsidDel="003741F3">
          <w:delText xml:space="preserve"> together</w:delText>
        </w:r>
        <w:r w:rsidDel="003741F3">
          <w:delText xml:space="preserve"> in the cave at the same time. </w:delText>
        </w:r>
      </w:del>
      <w:r w:rsidR="00860F7B">
        <w:t xml:space="preserve">Since </w:t>
      </w:r>
      <w:r>
        <w:t xml:space="preserve">the number of recordings </w:t>
      </w:r>
      <w:r w:rsidR="00860F7B">
        <w:t xml:space="preserve">with more than one bat </w:t>
      </w:r>
      <w:r>
        <w:t>was low</w:t>
      </w:r>
      <w:del w:id="180" w:author="Neetash Mysuru" w:date="2021-09-01T12:35:00Z">
        <w:r w:rsidR="00860F7B" w:rsidDel="0034231A">
          <w:delText>, especially in the individual call dataset</w:delText>
        </w:r>
        <w:r w:rsidDel="0034231A">
          <w:delText xml:space="preserve"> </w:delText>
        </w:r>
      </w:del>
      <w:r>
        <w:t xml:space="preserve">(N=177, 40, 7, 2 for group sizes of 1, 2, 3, 4 respectively,), we combined all bat activity periods with </w:t>
      </w:r>
      <m:oMath>
        <m:r>
          <m:rPr>
            <m:sty m:val="p"/>
          </m:rPr>
          <w:rPr>
            <w:rFonts w:ascii="Cambria Math" w:hAnsi="Cambria Math"/>
          </w:rPr>
          <m:t>≥</m:t>
        </m:r>
      </m:oMath>
      <w:r>
        <w:t xml:space="preserve">2 bats into a multi-bat </w:t>
      </w:r>
      <w:r w:rsidR="00860F7B">
        <w:t xml:space="preserve">context </w:t>
      </w:r>
      <w:r>
        <w:t xml:space="preserve">and compared </w:t>
      </w:r>
      <w:r w:rsidR="00860F7B">
        <w:t xml:space="preserve">call parameters between </w:t>
      </w:r>
      <w:r>
        <w:t>single</w:t>
      </w:r>
      <w:r w:rsidR="00860F7B">
        <w:t>-</w:t>
      </w:r>
      <w:r>
        <w:t xml:space="preserve"> </w:t>
      </w:r>
      <w:commentRangeStart w:id="181"/>
      <w:commentRangeStart w:id="182"/>
      <w:commentRangeStart w:id="183"/>
      <w:r w:rsidR="00860F7B">
        <w:t xml:space="preserve">(N=177) </w:t>
      </w:r>
      <w:r>
        <w:t>and multi</w:t>
      </w:r>
      <w:r w:rsidR="00860F7B">
        <w:t>-</w:t>
      </w:r>
      <w:r>
        <w:t xml:space="preserve">bat </w:t>
      </w:r>
      <w:ins w:id="184" w:author="hgoerlitz" w:date="2021-08-12T08:40:00Z">
        <w:r w:rsidR="00860F7B">
          <w:t>contexts (N=49)</w:t>
        </w:r>
      </w:ins>
      <w:del w:id="185" w:author="hgoerlitz" w:date="2021-08-12T08:39:00Z">
        <w:r w:rsidDel="00860F7B">
          <w:delText xml:space="preserve"> in the individual call analysis</w:delText>
        </w:r>
      </w:del>
      <w:r>
        <w:t>.</w:t>
      </w:r>
      <w:commentRangeEnd w:id="181"/>
      <w:r w:rsidR="00860F7B">
        <w:rPr>
          <w:rStyle w:val="CommentReference"/>
        </w:rPr>
        <w:commentReference w:id="181"/>
      </w:r>
      <w:commentRangeEnd w:id="182"/>
      <w:r w:rsidR="00036766">
        <w:rPr>
          <w:rStyle w:val="CommentReference"/>
        </w:rPr>
        <w:commentReference w:id="182"/>
      </w:r>
      <w:commentRangeEnd w:id="183"/>
      <w:r w:rsidR="0089357B">
        <w:rPr>
          <w:rStyle w:val="CommentReference"/>
        </w:rPr>
        <w:commentReference w:id="183"/>
      </w:r>
    </w:p>
    <w:p w14:paraId="5933EB0D" w14:textId="3CB1E786" w:rsidR="00C40095" w:rsidRDefault="00AE3C4E">
      <w:pPr>
        <w:pStyle w:val="FirstParagraph"/>
        <w:spacing w:line="360" w:lineRule="auto"/>
        <w:pPrChange w:id="186" w:author="tbeleyur" w:date="2021-09-13T14:44:00Z">
          <w:pPr>
            <w:pStyle w:val="FirstParagraph"/>
          </w:pPr>
        </w:pPrChange>
      </w:pPr>
      <w:bookmarkStart w:id="187" w:name="indcallstatanalysis"/>
      <w:r>
        <w:t xml:space="preserve">We ran linear mixed-models (LMMs) </w:t>
      </w:r>
      <w:commentRangeStart w:id="188"/>
      <w:commentRangeStart w:id="189"/>
      <w:ins w:id="190" w:author="hgoerlitz" w:date="2021-08-12T08:42:00Z">
        <w:r w:rsidR="00A24DEA">
          <w:t>for each call parameter separately</w:t>
        </w:r>
      </w:ins>
      <w:commentRangeEnd w:id="188"/>
      <w:r w:rsidR="00685033">
        <w:rPr>
          <w:rStyle w:val="CommentReference"/>
        </w:rPr>
        <w:commentReference w:id="188"/>
      </w:r>
      <w:commentRangeEnd w:id="189"/>
      <w:r w:rsidR="00685033">
        <w:rPr>
          <w:rStyle w:val="CommentReference"/>
        </w:rPr>
        <w:commentReference w:id="189"/>
      </w:r>
      <w:ins w:id="191" w:author="hgoerlitz" w:date="2021-08-12T08:42:00Z">
        <w:r w:rsidR="00A24DEA">
          <w:t xml:space="preserve">, </w:t>
        </w:r>
      </w:ins>
      <w:r>
        <w:t xml:space="preserve">with the </w:t>
      </w:r>
      <w:del w:id="192" w:author="hgoerlitz" w:date="2021-08-12T08:42:00Z">
        <w:r w:rsidDel="00A24DEA">
          <w:delText xml:space="preserve">measurement </w:delText>
        </w:r>
      </w:del>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w:t>
      </w:r>
      <w:commentRangeStart w:id="193"/>
      <w:r w:rsidR="00A24DEA">
        <w:t>using R (REF) and PACKAGE</w:t>
      </w:r>
      <w:commentRangeEnd w:id="193"/>
      <w:r w:rsidR="00A24DEA">
        <w:rPr>
          <w:rStyle w:val="CommentReference"/>
        </w:rPr>
        <w:commentReference w:id="193"/>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lastRenderedPageBreak/>
        <w:t>‘arm’ package (48)</w:t>
      </w:r>
      <w:r w:rsidR="00A24DEA">
        <w:t xml:space="preserve">) and report </w:t>
      </w:r>
      <w:r>
        <w:t>the 95% highest posterior-density compatibility interval (</w:t>
      </w:r>
      <w:proofErr w:type="spellStart"/>
      <w:r>
        <w:t>CoI</w:t>
      </w:r>
      <w:proofErr w:type="spellEnd"/>
      <w:r>
        <w:t>)</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194"/>
      <w:r>
        <w:t>probabilistic interpretation of a given probability that the underlying parameter value falls within a range for the given dataset.</w:t>
      </w:r>
      <w:commentRangeEnd w:id="194"/>
      <w:r w:rsidR="00A24DEA">
        <w:rPr>
          <w:rStyle w:val="CommentReference"/>
        </w:rPr>
        <w:commentReference w:id="194"/>
      </w:r>
    </w:p>
    <w:p w14:paraId="37CD2C89" w14:textId="7A6D3881" w:rsidR="00C40095" w:rsidRDefault="00464D88">
      <w:pPr>
        <w:pStyle w:val="Heading2"/>
        <w:spacing w:line="360" w:lineRule="auto"/>
        <w:pPrChange w:id="195" w:author="tbeleyur" w:date="2021-09-13T14:44:00Z">
          <w:pPr>
            <w:pStyle w:val="Heading2"/>
          </w:pPr>
        </w:pPrChange>
      </w:pPr>
      <w:bookmarkStart w:id="196" w:name="windowstatanalysis"/>
      <w:bookmarkEnd w:id="187"/>
      <w:commentRangeStart w:id="197"/>
      <w:r>
        <w:rPr>
          <w:rStyle w:val="SectionNumber"/>
        </w:rPr>
        <w:t>2.5</w:t>
      </w:r>
      <w:r w:rsidR="00AE3C4E">
        <w:rPr>
          <w:rStyle w:val="SectionNumber"/>
        </w:rPr>
        <w:t>.2</w:t>
      </w:r>
      <w:r w:rsidR="00AE3C4E">
        <w:tab/>
        <w:t>Windowed call analysis</w:t>
      </w:r>
      <w:commentRangeEnd w:id="197"/>
      <w:r w:rsidR="00C075F0">
        <w:rPr>
          <w:rStyle w:val="CommentReference"/>
          <w:rFonts w:asciiTheme="minorHAnsi" w:eastAsiaTheme="minorHAnsi" w:hAnsiTheme="minorHAnsi" w:cstheme="minorBidi"/>
          <w:b w:val="0"/>
          <w:bCs w:val="0"/>
          <w:color w:val="auto"/>
        </w:rPr>
        <w:commentReference w:id="197"/>
      </w:r>
    </w:p>
    <w:p w14:paraId="0A8A3629" w14:textId="483AE083" w:rsidR="00901B5F" w:rsidRDefault="00901B5F">
      <w:pPr>
        <w:pStyle w:val="BodyText"/>
        <w:spacing w:line="360" w:lineRule="auto"/>
        <w:rPr>
          <w:ins w:id="198" w:author="hgoerlitz" w:date="2021-08-12T09:02:00Z"/>
        </w:rPr>
        <w:pPrChange w:id="199" w:author="tbeleyur" w:date="2021-09-13T14:44:00Z">
          <w:pPr>
            <w:pStyle w:val="BodyText"/>
          </w:pPr>
        </w:pPrChange>
      </w:pPr>
      <w:ins w:id="200" w:author="hgoerlitz" w:date="2021-08-12T09:03:00Z">
        <w:r>
          <w:t>T</w:t>
        </w:r>
      </w:ins>
      <w:ins w:id="201" w:author="hgoerlitz" w:date="2021-08-12T09:02:00Z">
        <w:r>
          <w:t xml:space="preserve">he windowed call analysis does not </w:t>
        </w:r>
      </w:ins>
      <w:ins w:id="202" w:author="hgoerlitz" w:date="2021-08-12T09:03:00Z">
        <w:r>
          <w:t xml:space="preserve">provide individual-call level data, but a broader characterization of the average </w:t>
        </w:r>
      </w:ins>
      <w:ins w:id="203" w:author="hgoerlitz" w:date="2021-08-12T09:04:00Z">
        <w:r>
          <w:t>call characteristics during single- and multi-bat contexts</w:t>
        </w:r>
      </w:ins>
      <w:ins w:id="204" w:author="hgoerlitz" w:date="2021-08-12T09:05:00Z">
        <w:r>
          <w:t>. Potential changes observed during multi-bat cont</w:t>
        </w:r>
      </w:ins>
      <w:ins w:id="205" w:author="hgoerlitz" w:date="2021-08-12T09:06:00Z">
        <w:r>
          <w:t xml:space="preserve">exts could thus be </w:t>
        </w:r>
      </w:ins>
      <w:ins w:id="206" w:author="hgoerlitz" w:date="2021-08-12T09:34:00Z">
        <w:r w:rsidR="0087020D">
          <w:t xml:space="preserve">either </w:t>
        </w:r>
      </w:ins>
      <w:ins w:id="207" w:author="hgoerlitz" w:date="2021-08-12T09:06:00Z">
        <w:r>
          <w:t xml:space="preserve">an active change in call parameters, but also a side-effect of jointly analyzing the call parameters of </w:t>
        </w:r>
      </w:ins>
      <w:ins w:id="208" w:author="hgoerlitz" w:date="2021-08-12T09:35:00Z">
        <w:r w:rsidR="00C075F0">
          <w:t xml:space="preserve">multiple </w:t>
        </w:r>
      </w:ins>
      <w:ins w:id="209" w:author="hgoerlitz" w:date="2021-08-12T09:06:00Z">
        <w:r>
          <w:t>bat</w:t>
        </w:r>
      </w:ins>
      <w:ins w:id="210" w:author="hgoerlitz" w:date="2021-08-12T09:35:00Z">
        <w:r w:rsidR="00C075F0">
          <w:t>s</w:t>
        </w:r>
      </w:ins>
      <w:ins w:id="211" w:author="hgoerlitz" w:date="2021-08-12T09:06:00Z">
        <w:r>
          <w:t>. We</w:t>
        </w:r>
      </w:ins>
      <w:ins w:id="212" w:author="hgoerlitz" w:date="2021-08-12T09:07:00Z">
        <w:r>
          <w:t xml:space="preserve"> thus created virtual multi-bat contexts (23, 47), by combining audio-files from single-bat contexts that were of similar duration</w:t>
        </w:r>
      </w:ins>
      <w:ins w:id="213" w:author="hgoerlitz" w:date="2021-08-12T09:09:00Z">
        <w:r>
          <w:t xml:space="preserve"> (SI ???), and then </w:t>
        </w:r>
      </w:ins>
      <w:ins w:id="214" w:author="hgoerlitz" w:date="2021-08-12T09:08:00Z">
        <w:r>
          <w:t>performed the same windowed call analysis on the generated audio files of this virtual multi-bat</w:t>
        </w:r>
      </w:ins>
      <w:ins w:id="215" w:author="hgoerlitz" w:date="2021-08-12T09:09:00Z">
        <w:r>
          <w:t xml:space="preserve"> context. The virtual multi-bat context</w:t>
        </w:r>
      </w:ins>
      <w:ins w:id="216" w:author="hgoerlitz" w:date="2021-08-12T09:10:00Z">
        <w:r>
          <w:t xml:space="preserve"> generates a null dataset of multiple bats </w:t>
        </w:r>
      </w:ins>
      <w:ins w:id="217" w:author="hgoerlitz" w:date="2021-08-12T09:35:00Z">
        <w:r w:rsidR="00C075F0">
          <w:t xml:space="preserve">that echolocate </w:t>
        </w:r>
      </w:ins>
      <w:ins w:id="218" w:author="hgoerlitz" w:date="2021-08-12T09:10:00Z">
        <w:r>
          <w:t>together</w:t>
        </w:r>
      </w:ins>
      <w:ins w:id="219" w:author="hgoerlitz" w:date="2021-08-12T09:35:00Z">
        <w:r w:rsidR="00C075F0">
          <w:t xml:space="preserve"> </w:t>
        </w:r>
      </w:ins>
      <w:ins w:id="220" w:author="hgoerlitz" w:date="2021-08-12T09:10:00Z">
        <w:r>
          <w:t xml:space="preserve">without altering </w:t>
        </w:r>
      </w:ins>
      <w:ins w:id="221" w:author="hgoerlitz" w:date="2021-08-12T09:35:00Z">
        <w:r w:rsidR="00C075F0">
          <w:t xml:space="preserve">individual </w:t>
        </w:r>
      </w:ins>
      <w:ins w:id="222" w:author="hgoerlitz" w:date="2021-08-12T09:10:00Z">
        <w:r>
          <w:t xml:space="preserve">call parameters. </w:t>
        </w:r>
      </w:ins>
      <w:ins w:id="223" w:author="hgoerlitz" w:date="2021-08-12T09:11:00Z">
        <w:r>
          <w:t>For all three call parameters, we compare</w:t>
        </w:r>
      </w:ins>
      <w:ins w:id="224" w:author="hgoerlitz" w:date="2021-08-12T09:12:00Z">
        <w:r w:rsidR="00C4235C">
          <w:t>d</w:t>
        </w:r>
      </w:ins>
      <w:ins w:id="225" w:author="hgoerlitz" w:date="2021-08-12T09:11:00Z">
        <w:r>
          <w:t xml:space="preserve"> </w:t>
        </w:r>
      </w:ins>
      <w:ins w:id="226" w:author="hgoerlitz" w:date="2021-08-12T09:12:00Z">
        <w:r w:rsidR="00C4235C">
          <w:t xml:space="preserve">real </w:t>
        </w:r>
      </w:ins>
      <w:ins w:id="227" w:author="hgoerlitz" w:date="2021-08-12T09:11:00Z">
        <w:r>
          <w:t xml:space="preserve">single-bat, </w:t>
        </w:r>
      </w:ins>
      <w:ins w:id="228" w:author="hgoerlitz" w:date="2021-08-12T09:12:00Z">
        <w:r w:rsidR="00C4235C">
          <w:t xml:space="preserve">real </w:t>
        </w:r>
      </w:ins>
      <w:ins w:id="229" w:author="hgoerlitz" w:date="2021-08-12T09:11:00Z">
        <w:r>
          <w:t>multi-bat and virtual multi-bat contexts</w:t>
        </w:r>
      </w:ins>
      <w:ins w:id="230" w:author="hgoerlitz" w:date="2021-08-12T09:12:00Z">
        <w:r w:rsidR="00C4235C">
          <w:t>.</w:t>
        </w:r>
      </w:ins>
    </w:p>
    <w:p w14:paraId="03B7D8E4" w14:textId="6FBEF4EE" w:rsidR="00901B5F" w:rsidRDefault="00C4235C">
      <w:pPr>
        <w:pStyle w:val="BodyText"/>
        <w:spacing w:line="360" w:lineRule="auto"/>
        <w:rPr>
          <w:ins w:id="231" w:author="hgoerlitz" w:date="2021-08-12T09:13:00Z"/>
        </w:rPr>
        <w:pPrChange w:id="232" w:author="tbeleyur" w:date="2021-09-13T14:44:00Z">
          <w:pPr>
            <w:pStyle w:val="BodyText"/>
          </w:pPr>
        </w:pPrChange>
      </w:pPr>
      <w:commentRangeStart w:id="233"/>
      <w:ins w:id="234" w:author="hgoerlitz" w:date="2021-08-12T09:13:00Z">
        <w:r>
          <w:t xml:space="preserve">Per </w:t>
        </w:r>
      </w:ins>
      <w:commentRangeEnd w:id="233"/>
      <w:ins w:id="235" w:author="hgoerlitz" w:date="2021-08-12T09:14:00Z">
        <w:r>
          <w:rPr>
            <w:rStyle w:val="CommentReference"/>
          </w:rPr>
          <w:commentReference w:id="233"/>
        </w:r>
      </w:ins>
      <w:ins w:id="236" w:author="hgoerlitz" w:date="2021-08-12T09:13:00Z">
        <w:r>
          <w:t xml:space="preserve">bat activity audio file, we combined the call parameter measurements obtained from each </w:t>
        </w:r>
      </w:ins>
      <w:ins w:id="237" w:author="hgoerlitz" w:date="2021-08-12T09:14:00Z">
        <w:r>
          <w:t xml:space="preserve">analysis </w:t>
        </w:r>
      </w:ins>
      <w:ins w:id="238" w:author="hgoerlitz" w:date="2021-08-12T09:13:00Z">
        <w:r>
          <w:t>window</w:t>
        </w:r>
      </w:ins>
      <w:ins w:id="239" w:author="hgoerlitz" w:date="2021-08-12T09:16:00Z">
        <w:r w:rsidR="00E50A2C">
          <w:t xml:space="preserve"> into one measure per bat activity audio.</w:t>
        </w:r>
      </w:ins>
    </w:p>
    <w:p w14:paraId="20CEFC41" w14:textId="77777777" w:rsidR="00C4235C" w:rsidRDefault="00C4235C">
      <w:pPr>
        <w:pStyle w:val="BodyText"/>
        <w:spacing w:line="360" w:lineRule="auto"/>
        <w:rPr>
          <w:ins w:id="240" w:author="hgoerlitz" w:date="2021-08-12T09:16:00Z"/>
        </w:rPr>
        <w:pPrChange w:id="241" w:author="tbeleyur" w:date="2021-09-13T14:44:00Z">
          <w:pPr>
            <w:pStyle w:val="BodyText"/>
          </w:pPr>
        </w:pPrChange>
      </w:pPr>
    </w:p>
    <w:p w14:paraId="6F0B0B34" w14:textId="6045DE75" w:rsidR="00C075F0" w:rsidDel="005B1074" w:rsidRDefault="00C4235C">
      <w:pPr>
        <w:pStyle w:val="BodyText"/>
        <w:spacing w:line="360" w:lineRule="auto"/>
        <w:rPr>
          <w:ins w:id="242" w:author="hgoerlitz" w:date="2021-08-12T09:38:00Z"/>
          <w:del w:id="243" w:author="Neetash Mysuru" w:date="2021-09-02T14:41:00Z"/>
        </w:rPr>
        <w:pPrChange w:id="244" w:author="tbeleyur" w:date="2021-09-13T14:44:00Z">
          <w:pPr>
            <w:pStyle w:val="BodyText"/>
          </w:pPr>
        </w:pPrChange>
      </w:pPr>
      <w:r>
        <w:t xml:space="preserve">To quantify </w:t>
      </w:r>
      <w:del w:id="245" w:author="hgoerlitz" w:date="2021-08-12T09:36:00Z">
        <w:r w:rsidDel="00C075F0">
          <w:delText xml:space="preserve">the </w:delText>
        </w:r>
      </w:del>
      <w:ins w:id="246" w:author="hgoerlitz" w:date="2021-08-12T09:36:00Z">
        <w:r w:rsidR="00C075F0">
          <w:t xml:space="preserve">potential </w:t>
        </w:r>
      </w:ins>
      <w:r>
        <w:t>change in dominant frequenc</w:t>
      </w:r>
      <w:ins w:id="247" w:author="hgoerlitz" w:date="2021-08-12T09:37:00Z">
        <w:r w:rsidR="00C075F0">
          <w:t>ies, we calculated the range of dominant frequencies for each bat activity audio from the maximum and minimum dominant fr</w:t>
        </w:r>
      </w:ins>
      <w:ins w:id="248" w:author="hgoerlitz" w:date="2021-08-12T09:38:00Z">
        <w:r w:rsidR="00C075F0">
          <w:t xml:space="preserve">equencies of all analysis windows of the bat activity audio file </w:t>
        </w:r>
      </w:ins>
      <w:del w:id="249" w:author="hgoerlitz" w:date="2021-08-12T09:37:00Z">
        <w:r w:rsidDel="00C075F0">
          <w:delText xml:space="preserve">y range </w:delText>
        </w:r>
      </w:del>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w:t>
      </w:r>
      <w:del w:id="250" w:author="hgoerlitz" w:date="2021-08-12T09:38:00Z">
        <w:r w:rsidDel="00C075F0">
          <w:delText>, we first calculated it across each bat activity audio</w:delText>
        </w:r>
      </w:del>
      <w:r>
        <w:t xml:space="preserve">. </w:t>
      </w:r>
      <w:ins w:id="251" w:author="hgoerlitz" w:date="2021-08-12T09:39:00Z">
        <w:r w:rsidR="00C075F0">
          <w:t xml:space="preserve">Even in single bat contexts, the </w:t>
        </w:r>
      </w:ins>
      <w:ins w:id="252" w:author="hgoerlitz" w:date="2021-08-12T09:38:00Z">
        <w:r w:rsidR="00C075F0">
          <w:t xml:space="preserve">recorded dominant frequencies </w:t>
        </w:r>
      </w:ins>
      <w:ins w:id="253" w:author="hgoerlitz" w:date="2021-08-12T09:39:00Z">
        <w:r w:rsidR="00C075F0">
          <w:t>vary because of</w:t>
        </w:r>
      </w:ins>
      <w:ins w:id="254" w:author="Neetash Mysuru" w:date="2021-09-02T14:40:00Z">
        <w:r w:rsidR="005B1074">
          <w:t xml:space="preserve"> </w:t>
        </w:r>
      </w:ins>
      <w:ins w:id="255" w:author="hgoerlitz" w:date="2021-08-12T09:39:00Z">
        <w:del w:id="256" w:author="Neetash Mysuru" w:date="2021-09-02T14:40:00Z">
          <w:r w:rsidR="00C075F0" w:rsidDel="005B1074">
            <w:delText>…</w:delText>
          </w:r>
        </w:del>
      </w:ins>
    </w:p>
    <w:p w14:paraId="1C944CA9" w14:textId="31C503D6" w:rsidR="00C4235C" w:rsidRDefault="00C4235C">
      <w:pPr>
        <w:pStyle w:val="BodyText"/>
        <w:spacing w:line="360" w:lineRule="auto"/>
        <w:pPrChange w:id="257" w:author="tbeleyur" w:date="2021-09-13T14:44:00Z">
          <w:pPr>
            <w:pStyle w:val="BodyText"/>
          </w:pPr>
        </w:pPrChange>
      </w:pPr>
      <w:del w:id="258" w:author="Neetash Mysuru" w:date="2021-09-02T14:48:00Z">
        <w:r w:rsidDel="00845DE3">
          <w:delText xml:space="preserve">We expect variation in the dominant frequency </w:delText>
        </w:r>
      </w:del>
      <w:r>
        <w:t>(and thus</w:t>
      </w:r>
      <w:ins w:id="259" w:author="Neetash Mysuru" w:date="2021-09-02T14:48:00Z">
        <w:r w:rsidR="00845DE3">
          <w:t>,</w:t>
        </w:r>
      </w:ins>
      <w:r>
        <w:t xml:space="preserve"> a non-zero dominant frequency range) across any bat activity for two reasons: 1) the effect of the bat’s Doppler shift </w:t>
      </w:r>
      <w:r>
        <w:lastRenderedPageBreak/>
        <w:t>compensation and 2) the Doppler shift due to the bat’s motion relative to the microphone will cause variation in the dominant frequency. These two effects will lead to non-zero dominant frequency range even for single-bat activities (SI ??).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14:paraId="004DA9FE" w14:textId="55E7B4AC" w:rsidR="00C4235C" w:rsidRDefault="00C4235C">
      <w:pPr>
        <w:pStyle w:val="BodyText"/>
        <w:spacing w:line="360" w:lineRule="auto"/>
        <w:pPrChange w:id="260" w:author="tbeleyur" w:date="2021-09-13T14:44:00Z">
          <w:pPr>
            <w:pStyle w:val="BodyText"/>
          </w:pPr>
        </w:pPrChange>
      </w:pPr>
      <w:r>
        <w:t xml:space="preserve">To understand the theoretically expected dominant frequency range from single and </w:t>
      </w:r>
      <w:del w:id="261" w:author="Neetash Mysuru" w:date="2021-09-02T14:45:00Z">
        <w:r w:rsidDel="00F31EC8">
          <w:delText>multi bat</w:delText>
        </w:r>
      </w:del>
      <w:ins w:id="262" w:author="Neetash Mysuru" w:date="2021-09-02T14:45:00Z">
        <w:r w:rsidR="00F31EC8">
          <w:t>multi-bat</w:t>
        </w:r>
      </w:ins>
      <w:r>
        <w:t xml:space="preserve"> flights, (and thus the expected range difference) we also performed simulations quantifying Doppler shift and Doppler shift compensation </w:t>
      </w:r>
      <w:del w:id="263" w:author="Neetash Mysuru" w:date="2021-09-02T14:46:00Z">
        <w:r w:rsidDel="00915655">
          <w:delText>parametrised</w:delText>
        </w:r>
      </w:del>
      <w:ins w:id="264" w:author="Neetash Mysuru" w:date="2021-09-02T14:46:00Z">
        <w:r w:rsidR="00915655">
          <w:t>parametrized</w:t>
        </w:r>
      </w:ins>
      <w:r>
        <w:t xml:space="preserve"> by the observed data (SI ??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5B3D7FBB" w14:textId="77777777" w:rsidR="00C4235C" w:rsidDel="00D837D0" w:rsidRDefault="00C4235C">
      <w:pPr>
        <w:pStyle w:val="BodyText"/>
        <w:spacing w:line="360" w:lineRule="auto"/>
        <w:rPr>
          <w:ins w:id="265" w:author="hgoerlitz" w:date="2021-08-12T09:15:00Z"/>
          <w:del w:id="266" w:author="Neetash Mysuru" w:date="2021-09-02T14:49:00Z"/>
        </w:rPr>
        <w:pPrChange w:id="267" w:author="tbeleyur" w:date="2021-09-13T14:44:00Z">
          <w:pPr>
            <w:pStyle w:val="BodyText"/>
          </w:pPr>
        </w:pPrChange>
      </w:pPr>
      <w:commentRangeStart w:id="268"/>
      <w:ins w:id="269" w:author="hgoerlitz" w:date="2021-08-12T09:15:00Z">
        <w:r>
          <w:rPr>
            <w:highlight w:val="yellow"/>
          </w:rPr>
          <w:t>I</w:t>
        </w:r>
        <w:r w:rsidRPr="008141AB">
          <w:rPr>
            <w:highlight w:val="yellow"/>
          </w:rPr>
          <w:t xml:space="preserve">f bats </w:t>
        </w:r>
        <w:r>
          <w:rPr>
            <w:highlight w:val="yellow"/>
          </w:rPr>
          <w:t xml:space="preserve">in groups shift </w:t>
        </w:r>
        <w:r w:rsidRPr="008141AB">
          <w:rPr>
            <w:highlight w:val="yellow"/>
          </w:rPr>
          <w:t xml:space="preserve">their CF frequencies to reduce </w:t>
        </w:r>
        <w:r>
          <w:rPr>
            <w:highlight w:val="yellow"/>
          </w:rPr>
          <w:t xml:space="preserve">spectral </w:t>
        </w:r>
        <w:r w:rsidRPr="008141AB">
          <w:rPr>
            <w:highlight w:val="yellow"/>
          </w:rPr>
          <w:t xml:space="preserve">overlap, we expect an increased </w:t>
        </w:r>
        <w:r>
          <w:rPr>
            <w:highlight w:val="yellow"/>
          </w:rPr>
          <w:t xml:space="preserve">range of the </w:t>
        </w:r>
        <w:r w:rsidRPr="008141AB">
          <w:rPr>
            <w:highlight w:val="yellow"/>
          </w:rPr>
          <w:t>dominant frequenc</w:t>
        </w:r>
        <w:r>
          <w:rPr>
            <w:highlight w:val="yellow"/>
          </w:rPr>
          <w:t>ies</w:t>
        </w:r>
        <w:r w:rsidRPr="008141AB">
          <w:rPr>
            <w:highlight w:val="yellow"/>
          </w:rPr>
          <w:t xml:space="preserve"> </w:t>
        </w:r>
        <w:r>
          <w:rPr>
            <w:highlight w:val="yellow"/>
          </w:rPr>
          <w:t>compared to single-</w:t>
        </w:r>
        <w:r w:rsidRPr="008141AB">
          <w:rPr>
            <w:highlight w:val="yellow"/>
          </w:rPr>
          <w:t xml:space="preserve">bat </w:t>
        </w:r>
        <w:r>
          <w:rPr>
            <w:highlight w:val="yellow"/>
          </w:rPr>
          <w:t>contexts</w:t>
        </w:r>
        <w:r w:rsidRPr="008141AB">
          <w:rPr>
            <w:highlight w:val="yellow"/>
          </w:rPr>
          <w:t>.</w:t>
        </w:r>
        <w:r>
          <w:t xml:space="preserve"> </w:t>
        </w:r>
      </w:ins>
      <w:commentRangeEnd w:id="268"/>
      <w:r w:rsidR="00D837D0">
        <w:rPr>
          <w:rStyle w:val="CommentReference"/>
        </w:rPr>
        <w:commentReference w:id="268"/>
      </w:r>
      <w:ins w:id="270" w:author="hgoerlitz" w:date="2021-08-12T09:15:00Z">
        <w:r>
          <w:t xml:space="preserve">FM </w:t>
        </w:r>
      </w:ins>
    </w:p>
    <w:p w14:paraId="297DA704" w14:textId="77777777" w:rsidR="00C4235C" w:rsidRDefault="00C4235C">
      <w:pPr>
        <w:pStyle w:val="BodyText"/>
        <w:spacing w:line="360" w:lineRule="auto"/>
        <w:rPr>
          <w:ins w:id="271" w:author="hgoerlitz" w:date="2021-08-12T09:02:00Z"/>
        </w:rPr>
        <w:pPrChange w:id="272" w:author="tbeleyur" w:date="2021-09-13T14:44:00Z">
          <w:pPr>
            <w:pStyle w:val="BodyText"/>
          </w:pPr>
        </w:pPrChange>
      </w:pPr>
    </w:p>
    <w:p w14:paraId="5532634D" w14:textId="7D6C7D2B" w:rsidR="00C40095" w:rsidRDefault="00AE3C4E">
      <w:pPr>
        <w:pStyle w:val="FirstParagraph"/>
        <w:spacing w:line="360" w:lineRule="auto"/>
        <w:pPrChange w:id="273" w:author="tbeleyur" w:date="2021-09-13T14:44:00Z">
          <w:pPr>
            <w:pStyle w:val="FirstParagraph"/>
          </w:pPr>
        </w:pPrChange>
      </w:pPr>
      <w:r>
        <w:t xml:space="preserve">The received </w:t>
      </w:r>
      <w:r w:rsidR="00BD71EA">
        <w:t xml:space="preserve">SPL </w:t>
      </w:r>
      <w:r>
        <w:t xml:space="preserve">and </w:t>
      </w:r>
      <w:commentRangeStart w:id="274"/>
      <w:r>
        <w:t>lo</w:t>
      </w:r>
      <w:commentRangeStart w:id="275"/>
      <w:r>
        <w:t>we</w:t>
      </w:r>
      <w:del w:id="276" w:author="Neetash Mysuru" w:date="2021-09-10T13:57:00Z">
        <w:r w:rsidDel="001A5650">
          <w:delText>st</w:delText>
        </w:r>
      </w:del>
      <w:ins w:id="277" w:author="Neetash Mysuru" w:date="2021-09-10T13:57:00Z">
        <w:r w:rsidR="001A5650">
          <w:t>r</w:t>
        </w:r>
        <w:commentRangeEnd w:id="275"/>
        <w:r w:rsidR="001A5650">
          <w:rPr>
            <w:rStyle w:val="CommentReference"/>
          </w:rPr>
          <w:commentReference w:id="275"/>
        </w:r>
      </w:ins>
      <w:r>
        <w:t xml:space="preserve"> frequency measurements </w:t>
      </w:r>
      <w:commentRangeEnd w:id="274"/>
      <w:r w:rsidR="00427C45">
        <w:rPr>
          <w:rStyle w:val="CommentReference"/>
        </w:rPr>
        <w:commentReference w:id="274"/>
      </w:r>
      <w:r>
        <w:t xml:space="preserve">resulted in multiple values per </w:t>
      </w:r>
      <w:del w:id="278" w:author="Thejasvi Beleyur" w:date="2021-09-14T10:33:00Z">
        <w:r w:rsidDel="00E8630B">
          <w:delText>flight-activity</w:delText>
        </w:r>
      </w:del>
      <w:ins w:id="279" w:author="Thejasvi Beleyur" w:date="2021-09-14T10:33:00Z">
        <w:r w:rsidR="00E8630B">
          <w:t>bat activity</w:t>
        </w:r>
      </w:ins>
      <w:r>
        <w:t xml:space="preserve"> audio (one value per window). The measurements from one </w:t>
      </w:r>
      <w:del w:id="280" w:author="Thejasvi Beleyur" w:date="2021-09-14T10:33:00Z">
        <w:r w:rsidDel="00E8630B">
          <w:delText>flight-activity</w:delText>
        </w:r>
      </w:del>
      <w:ins w:id="281" w:author="Thejasvi Beleyur" w:date="2021-09-14T10:33:00Z">
        <w:r w:rsidR="00E8630B">
          <w:t>bat activity</w:t>
        </w:r>
      </w:ins>
      <w:r>
        <w:t xml:space="preserve"> audio are potentially correlated. We thus estimated the difference between single, multi and virtual-multi bat measurements using an LMM with group </w:t>
      </w:r>
      <w:r w:rsidR="00427C45">
        <w:t xml:space="preserve">context (single, multi, virtual multi) </w:t>
      </w:r>
      <w:r>
        <w:t xml:space="preserve">as categorical </w:t>
      </w:r>
      <w:r w:rsidR="00427C45">
        <w:t>predictor</w:t>
      </w:r>
      <w:r>
        <w:t xml:space="preserve">, and </w:t>
      </w:r>
      <w:del w:id="282" w:author="Thejasvi Beleyur" w:date="2021-09-14T10:33:00Z">
        <w:r w:rsidDel="00E8630B">
          <w:delText>flight-activity</w:delText>
        </w:r>
      </w:del>
      <w:ins w:id="283" w:author="Thejasvi Beleyur" w:date="2021-09-14T10:33:00Z">
        <w:r w:rsidR="00E8630B">
          <w:t>bat activity</w:t>
        </w:r>
      </w:ins>
      <w:r>
        <w:t xml:space="preserve"> period </w:t>
      </w:r>
      <w:r w:rsidR="00427C45">
        <w:t xml:space="preserve">ID </w:t>
      </w:r>
      <w:r>
        <w:t>and video-file ID as random intercepts.</w:t>
      </w:r>
    </w:p>
    <w:p w14:paraId="4B86BF0F" w14:textId="1A5C84D3" w:rsidR="00C40095" w:rsidRDefault="00AE3C4E">
      <w:pPr>
        <w:pStyle w:val="Heading2"/>
        <w:spacing w:line="360" w:lineRule="auto"/>
        <w:pPrChange w:id="284" w:author="tbeleyur" w:date="2021-09-13T14:44:00Z">
          <w:pPr>
            <w:pStyle w:val="Heading2"/>
          </w:pPr>
        </w:pPrChange>
      </w:pPr>
      <w:bookmarkStart w:id="285" w:name="software-packages-used-in-this-paper"/>
      <w:bookmarkEnd w:id="196"/>
      <w:commentRangeStart w:id="286"/>
      <w:del w:id="287" w:author="hgoerlitz" w:date="2021-08-12T08:24:00Z">
        <w:r w:rsidDel="00464D88">
          <w:rPr>
            <w:rStyle w:val="SectionNumber"/>
          </w:rPr>
          <w:lastRenderedPageBreak/>
          <w:delText>3.3</w:delText>
        </w:r>
      </w:del>
      <w:ins w:id="288" w:author="hgoerlitz" w:date="2021-08-12T08:24:00Z">
        <w:r w:rsidR="00464D88">
          <w:rPr>
            <w:rStyle w:val="SectionNumber"/>
          </w:rPr>
          <w:t>2.6</w:t>
        </w:r>
      </w:ins>
      <w:r>
        <w:tab/>
        <w:t>Software</w:t>
      </w:r>
      <w:del w:id="289" w:author="hgoerlitz" w:date="2021-08-12T08:31:00Z">
        <w:r w:rsidDel="002E50BD">
          <w:delText xml:space="preserve"> packages used in this paper</w:delText>
        </w:r>
      </w:del>
      <w:commentRangeEnd w:id="286"/>
      <w:r w:rsidR="00A24DEA">
        <w:rPr>
          <w:rStyle w:val="CommentReference"/>
          <w:rFonts w:asciiTheme="minorHAnsi" w:eastAsiaTheme="minorHAnsi" w:hAnsiTheme="minorHAnsi" w:cstheme="minorBidi"/>
          <w:b w:val="0"/>
          <w:bCs w:val="0"/>
          <w:color w:val="auto"/>
        </w:rPr>
        <w:commentReference w:id="286"/>
      </w:r>
    </w:p>
    <w:p w14:paraId="0B5C6F1B" w14:textId="6A604334" w:rsidR="00C40095" w:rsidRDefault="00AE3C4E">
      <w:pPr>
        <w:pStyle w:val="FirstParagraph"/>
        <w:spacing w:line="360" w:lineRule="auto"/>
        <w:pPrChange w:id="290" w:author="tbeleyur" w:date="2021-09-13T14:44:00Z">
          <w:pPr>
            <w:pStyle w:val="FirstParagraph"/>
          </w:pPr>
        </w:pPrChange>
      </w:pPr>
      <w:r>
        <w:t xml:space="preserve">Signal analysis, data manipulation and </w:t>
      </w:r>
      <w:proofErr w:type="spellStart"/>
      <w:r>
        <w:t>visualisation</w:t>
      </w:r>
      <w:proofErr w:type="spellEnd"/>
      <w:r>
        <w:t xml:space="preserve"> were done in Python (50) </w:t>
      </w:r>
      <w:del w:id="291" w:author="hgoerlitz" w:date="2021-08-12T08:24:00Z">
        <w:r w:rsidDel="00464D88">
          <w:delText xml:space="preserve">through </w:delText>
        </w:r>
      </w:del>
      <w:ins w:id="292" w:author="hgoerlitz" w:date="2021-08-12T08:24:00Z">
        <w:r w:rsidR="00464D88">
          <w:t xml:space="preserve">and </w:t>
        </w:r>
      </w:ins>
      <w:r>
        <w:t xml:space="preserve">its </w:t>
      </w:r>
      <w:del w:id="293" w:author="hgoerlitz" w:date="2021-08-12T08:24:00Z">
        <w:r w:rsidDel="00464D88">
          <w:delText xml:space="preserve">scientific ecosystem: the </w:delText>
        </w:r>
      </w:del>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pandas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ins w:id="294" w:author="hgoerlitz" w:date="2021-08-12T08:24:00Z">
        <w:r w:rsidR="00464D88">
          <w:t xml:space="preserve"> </w:t>
        </w:r>
      </w:ins>
      <w:r>
        <w:t xml:space="preserve">(56,57). Audio </w:t>
      </w:r>
      <w:proofErr w:type="spellStart"/>
      <w:r>
        <w:t>visualisation</w:t>
      </w:r>
      <w:proofErr w:type="spellEnd"/>
      <w:r>
        <w:t xml:space="preserve">, preliminary measurements and single call annotations were done with Audacity (58). LMMs were run in R (59) and </w:t>
      </w:r>
      <w:del w:id="295" w:author="hgoerlitz" w:date="2021-08-12T08:32:00Z">
        <w:r w:rsidDel="002E50BD">
          <w:delText xml:space="preserve">its statistical ecosystem: </w:delText>
        </w:r>
      </w:del>
      <w:r>
        <w:t>the ‘lme4’,‘arm’ and ‘coda’ packages (48,60,61).</w:t>
      </w:r>
    </w:p>
    <w:p w14:paraId="741F0B50" w14:textId="51AB9642" w:rsidR="00C40095" w:rsidRDefault="004E48B0">
      <w:pPr>
        <w:pStyle w:val="Heading1"/>
        <w:spacing w:line="360" w:lineRule="auto"/>
        <w:pPrChange w:id="296" w:author="tbeleyur" w:date="2021-09-13T14:44:00Z">
          <w:pPr>
            <w:pStyle w:val="Heading1"/>
          </w:pPr>
        </w:pPrChange>
      </w:pPr>
      <w:bookmarkStart w:id="297" w:name="results"/>
      <w:bookmarkEnd w:id="175"/>
      <w:bookmarkEnd w:id="285"/>
      <w:r>
        <w:rPr>
          <w:rStyle w:val="SectionNumber"/>
        </w:rPr>
        <w:t>3</w:t>
      </w:r>
      <w:r w:rsidR="00AE3C4E">
        <w:tab/>
        <w:t>Results</w:t>
      </w:r>
    </w:p>
    <w:p w14:paraId="6601F837" w14:textId="77777777" w:rsidR="00C40095" w:rsidRDefault="00AE3C4E">
      <w:pPr>
        <w:pStyle w:val="FirstParagraph"/>
        <w:spacing w:line="360" w:lineRule="auto"/>
        <w:pPrChange w:id="298" w:author="tbeleyur" w:date="2021-09-13T14:44:00Z">
          <w:pPr>
            <w:pStyle w:val="FirstParagraph"/>
          </w:pPr>
        </w:pPrChange>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approaches (when two or more bats flew towards each other) and following (one bat behind another) flights. The duration of continuously observed flight bouts varied strongly, ranging from about 0.1 s to 62 s (median: 1.04 s , 95%ile range: 0.5-8.54 s).</w:t>
      </w:r>
    </w:p>
    <w:p w14:paraId="749C556E" w14:textId="3D681F95" w:rsidR="00C40095" w:rsidRDefault="00AE3C4E">
      <w:pPr>
        <w:pStyle w:val="BodyText"/>
        <w:spacing w:line="360" w:lineRule="auto"/>
        <w:pPrChange w:id="299" w:author="tbeleyur" w:date="2021-09-13T14:44:00Z">
          <w:pPr>
            <w:pStyle w:val="BodyText"/>
          </w:pPr>
        </w:pPrChange>
      </w:pPr>
      <w:r>
        <w:t xml:space="preserve">In general, the acoustic parameters of individual calls mostly did not differ between single-bat and multi-bat contexts. Likewise, the windowed call-analysis revealed no major differences in received level and FM </w:t>
      </w:r>
      <w:del w:id="300" w:author="Neetash Mysuru" w:date="2021-09-10T13:59:00Z">
        <w:r w:rsidDel="001A5650">
          <w:delText xml:space="preserve">lowest </w:delText>
        </w:r>
      </w:del>
      <w:ins w:id="301" w:author="Neetash Mysuru" w:date="2021-09-10T13:59:00Z">
        <w:r w:rsidR="001A5650">
          <w:t xml:space="preserve">lower </w:t>
        </w:r>
      </w:ins>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pPr>
        <w:pStyle w:val="BodyText"/>
        <w:spacing w:line="360" w:lineRule="auto"/>
        <w:pPrChange w:id="302" w:author="tbeleyur" w:date="2021-09-13T14:44:00Z">
          <w:pPr>
            <w:pStyle w:val="BodyText"/>
          </w:pPr>
        </w:pPrChange>
      </w:pPr>
    </w:p>
    <w:p w14:paraId="2C865C0A" w14:textId="4F76F3E8" w:rsidR="00C40095" w:rsidRDefault="004E48B0">
      <w:pPr>
        <w:pStyle w:val="Heading2"/>
        <w:spacing w:line="360" w:lineRule="auto"/>
        <w:pPrChange w:id="303" w:author="tbeleyur" w:date="2021-09-13T14:44:00Z">
          <w:pPr>
            <w:pStyle w:val="Heading2"/>
          </w:pPr>
        </w:pPrChange>
      </w:pPr>
      <w:bookmarkStart w:id="304" w:name="individual-call-analysis"/>
      <w:r>
        <w:rPr>
          <w:rStyle w:val="SectionNumber"/>
        </w:rPr>
        <w:lastRenderedPageBreak/>
        <w:t>3.</w:t>
      </w:r>
      <w:r w:rsidR="00AE3C4E">
        <w:rPr>
          <w:rStyle w:val="SectionNumber"/>
        </w:rPr>
        <w:t>1</w:t>
      </w:r>
      <w:r w:rsidR="00AE3C4E">
        <w:tab/>
        <w:t>Individual call analysis</w:t>
      </w:r>
    </w:p>
    <w:p w14:paraId="3985C7DF" w14:textId="77777777" w:rsidR="00C40095" w:rsidRDefault="00AE3C4E">
      <w:pPr>
        <w:pStyle w:val="CaptionedFigure"/>
        <w:spacing w:line="360" w:lineRule="auto"/>
        <w:pPrChange w:id="305" w:author="tbeleyur" w:date="2021-09-13T14:44:00Z">
          <w:pPr>
            <w:pStyle w:val="CaptionedFigure"/>
          </w:pPr>
        </w:pPrChang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4"/>
                    <a:stretch>
                      <a:fillRect/>
                    </a:stretch>
                  </pic:blipFill>
                  <pic:spPr bwMode="auto">
                    <a:xfrm>
                      <a:off x="0" y="0"/>
                      <a:ext cx="2814947" cy="3657600"/>
                    </a:xfrm>
                    <a:prstGeom prst="rect">
                      <a:avLst/>
                    </a:prstGeom>
                    <a:noFill/>
                    <a:ln w="9525">
                      <a:noFill/>
                      <a:headEnd/>
                      <a:tailEnd/>
                    </a:ln>
                  </pic:spPr>
                </pic:pic>
              </a:graphicData>
            </a:graphic>
          </wp:inline>
        </w:drawing>
      </w:r>
    </w:p>
    <w:p w14:paraId="5DEE8155" w14:textId="0D8B8A5E" w:rsidR="001C03FB" w:rsidRPr="00CA6131" w:rsidRDefault="00AE3C4E">
      <w:pPr>
        <w:pStyle w:val="ImageCaption"/>
        <w:spacing w:line="360" w:lineRule="auto"/>
        <w:rPr>
          <w:b/>
        </w:rPr>
        <w:pPrChange w:id="306" w:author="tbeleyur" w:date="2021-09-13T14:44:00Z">
          <w:pPr>
            <w:pStyle w:val="ImageCaption"/>
          </w:pPr>
        </w:pPrChange>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067A806D" w:rsidR="00C40095" w:rsidRDefault="001C03FB">
      <w:pPr>
        <w:pStyle w:val="ImageCaption"/>
        <w:spacing w:line="360" w:lineRule="auto"/>
        <w:pPrChange w:id="307" w:author="tbeleyur" w:date="2021-09-13T14:44:00Z">
          <w:pPr>
            <w:pStyle w:val="ImageCaption"/>
          </w:pPr>
        </w:pPrChange>
      </w:pPr>
      <w:r>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 xml:space="preserve">single-bat and multi-bat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308" w:author="Neetash Mysuru" w:date="2021-09-10T13:59:00Z">
        <w:r w:rsidR="00E34FA5" w:rsidDel="001A5650">
          <w:delText xml:space="preserve">lowest </w:delText>
        </w:r>
      </w:del>
      <w:ins w:id="309" w:author="Neetash Mysuru" w:date="2021-09-10T13:59:00Z">
        <w:r w:rsidR="001A5650">
          <w:t xml:space="preserve">lower </w:t>
        </w:r>
      </w:ins>
      <w:r w:rsidR="00E34FA5">
        <w:t>frequency (</w:t>
      </w:r>
      <w:r w:rsidR="00E34FA5" w:rsidRPr="00855B1F">
        <w:rPr>
          <w:b/>
        </w:rPr>
        <w:t>D-E</w:t>
      </w:r>
      <w:r w:rsidR="00E34FA5">
        <w:t xml:space="preserve">), </w:t>
      </w:r>
      <w:r w:rsidR="00AE3C4E">
        <w:t xml:space="preserve">received </w:t>
      </w:r>
      <w:commentRangeStart w:id="310"/>
      <w:commentRangeStart w:id="311"/>
      <w:r>
        <w:t>SPL</w:t>
      </w:r>
      <w:commentRangeEnd w:id="310"/>
      <w:r>
        <w:rPr>
          <w:rStyle w:val="CommentReference"/>
          <w:i w:val="0"/>
        </w:rPr>
        <w:commentReference w:id="310"/>
      </w:r>
      <w:commentRangeEnd w:id="311"/>
      <w:r w:rsidR="00CA6131">
        <w:rPr>
          <w:rStyle w:val="CommentReference"/>
          <w:i w:val="0"/>
        </w:rPr>
        <w:commentReference w:id="311"/>
      </w:r>
      <w:r w:rsidR="00E34FA5">
        <w:t xml:space="preserve"> (</w:t>
      </w:r>
      <w:r w:rsidR="00E34FA5" w:rsidRPr="00855B1F">
        <w:rPr>
          <w:b/>
        </w:rPr>
        <w:t>G-I</w:t>
      </w:r>
      <w:r w:rsidR="00E34FA5">
        <w:t>)</w:t>
      </w:r>
      <w:r w:rsidR="00AE3C4E" w:rsidRPr="001C03FB">
        <w:rPr>
          <w:b/>
          <w:rPrChange w:id="312" w:author="Dr. Holger R. Goerlitz" w:date="2021-08-13T14:08:00Z">
            <w:rPr/>
          </w:rPrChange>
        </w:rPr>
        <w:t>J-K)</w:t>
      </w:r>
      <w:r w:rsidR="00AE3C4E">
        <w:t xml:space="preserve"> relative FM-CF </w:t>
      </w:r>
      <w:r w:rsidR="00E34FA5">
        <w:t xml:space="preserve">SPL 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pPr>
        <w:pStyle w:val="BodyText"/>
        <w:spacing w:line="360" w:lineRule="auto"/>
        <w:pPrChange w:id="313" w:author="tbeleyur" w:date="2021-09-13T14:44:00Z">
          <w:pPr>
            <w:pStyle w:val="BodyText"/>
          </w:pPr>
        </w:pPrChange>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w:t>
      </w:r>
      <w:r>
        <w:lastRenderedPageBreak/>
        <w:t xml:space="preserve">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pPr>
        <w:spacing w:line="360" w:lineRule="auto"/>
        <w:pPrChange w:id="314" w:author="tbeleyur" w:date="2021-09-13T14:44:00Z">
          <w:pPr/>
        </w:pPrChange>
      </w:pPr>
      <w:r>
        <w:br w:type="page"/>
      </w:r>
    </w:p>
    <w:p w14:paraId="487D7C19" w14:textId="50D3F362" w:rsidR="00A7637E" w:rsidRDefault="00AE3C4E">
      <w:pPr>
        <w:pStyle w:val="BodyText"/>
        <w:spacing w:line="360" w:lineRule="auto"/>
        <w:pPrChange w:id="315" w:author="tbeleyur" w:date="2021-09-13T14:44:00Z">
          <w:pPr>
            <w:pStyle w:val="BodyText"/>
          </w:pPr>
        </w:pPrChange>
      </w:pPr>
      <w:r w:rsidRPr="00F81499">
        <w:rPr>
          <w:b/>
        </w:rPr>
        <w:lastRenderedPageBreak/>
        <w:t>Table 1:</w:t>
      </w:r>
      <w:r w:rsidR="00DC41F2">
        <w:rPr>
          <w:b/>
        </w:rPr>
        <w:t xml:space="preserve"> </w:t>
      </w:r>
      <w:ins w:id="316" w:author="Neetash Mysuru" w:date="2021-09-02T15:04:00Z">
        <w:r w:rsidR="00F81499">
          <w:rPr>
            <w:b/>
          </w:rPr>
          <w:t xml:space="preserve">LMM results </w:t>
        </w:r>
      </w:ins>
      <w:ins w:id="317" w:author="Neetash Mysuru" w:date="2021-09-02T15:06:00Z">
        <w:r w:rsidR="001D6D92">
          <w:rPr>
            <w:b/>
          </w:rPr>
          <w:t xml:space="preserve">of individual call analysis </w:t>
        </w:r>
      </w:ins>
      <w:ins w:id="318" w:author="Neetash Mysuru" w:date="2021-09-02T15:07:00Z">
        <w:r w:rsidR="00D73F10">
          <w:rPr>
            <w:b/>
          </w:rPr>
          <w:t xml:space="preserve">data </w:t>
        </w:r>
      </w:ins>
      <w:ins w:id="319" w:author="Neetash Mysuru" w:date="2021-09-02T15:04:00Z">
        <w:r w:rsidR="00F81499">
          <w:rPr>
            <w:b/>
          </w:rPr>
          <w:t xml:space="preserve">showing </w:t>
        </w:r>
      </w:ins>
      <w:del w:id="320" w:author="Neetash Mysuru" w:date="2021-09-02T15:04:00Z">
        <w:r w:rsidR="006011C7" w:rsidDel="00F81499">
          <w:rPr>
            <w:b/>
          </w:rPr>
          <w:delText>D</w:delText>
        </w:r>
      </w:del>
      <w:ins w:id="321" w:author="Neetash Mysuru" w:date="2021-09-02T15:04:00Z">
        <w:r w:rsidR="00F81499">
          <w:rPr>
            <w:b/>
          </w:rPr>
          <w:t>d</w:t>
        </w:r>
      </w:ins>
      <w:r w:rsidR="006011C7">
        <w:rPr>
          <w:b/>
        </w:rPr>
        <w:t>ifferences in call parameters between single- and multi-bat contexts</w:t>
      </w:r>
      <w:del w:id="322" w:author="Neetash Mysuru" w:date="2021-09-02T15:07:00Z">
        <w:r w:rsidR="006011C7" w:rsidDel="00BF3EEB">
          <w:rPr>
            <w:b/>
          </w:rPr>
          <w:delText xml:space="preserve"> </w:delText>
        </w:r>
      </w:del>
      <w:del w:id="323" w:author="Neetash Mysuru" w:date="2021-09-02T15:06:00Z">
        <w:r w:rsidR="006011C7" w:rsidDel="002F0B48">
          <w:rPr>
            <w:b/>
          </w:rPr>
          <w:delText xml:space="preserve">for </w:delText>
        </w:r>
      </w:del>
      <w:del w:id="324" w:author="Neetash Mysuru" w:date="2021-09-02T15:07:00Z">
        <w:r w:rsidR="00DC41F2" w:rsidDel="00BF3EEB">
          <w:rPr>
            <w:b/>
          </w:rPr>
          <w:delText xml:space="preserve">the </w:delText>
        </w:r>
        <w:bookmarkStart w:id="325" w:name="tab:incalldata"/>
        <w:r w:rsidR="00DC41F2" w:rsidDel="00BF3EEB">
          <w:rPr>
            <w:b/>
          </w:rPr>
          <w:delText>i</w:delText>
        </w:r>
        <w:r w:rsidR="00A7637E" w:rsidRPr="00A7637E" w:rsidDel="00BF3EEB">
          <w:rPr>
            <w:b/>
            <w:rPrChange w:id="326" w:author="Dr. Holger R. Goerlitz" w:date="2021-08-13T14:16:00Z">
              <w:rPr/>
            </w:rPrChange>
          </w:rPr>
          <w:delText>ndividual call analysis</w:delText>
        </w:r>
      </w:del>
      <w:r w:rsidR="00A7637E" w:rsidRPr="00A7637E">
        <w:rPr>
          <w:b/>
          <w:rPrChange w:id="327" w:author="Dr. Holger R. Goerlitz" w:date="2021-08-13T14:16:00Z">
            <w:rPr/>
          </w:rPrChange>
        </w:rPr>
        <w:t>.</w:t>
      </w:r>
    </w:p>
    <w:p w14:paraId="00B9214C" w14:textId="3E649EB8" w:rsidR="00C40095" w:rsidRDefault="006011C7">
      <w:pPr>
        <w:pStyle w:val="BodyText"/>
        <w:spacing w:line="360" w:lineRule="auto"/>
        <w:pPrChange w:id="328" w:author="tbeleyur" w:date="2021-09-13T14:44:00Z">
          <w:pPr>
            <w:pStyle w:val="BodyText"/>
          </w:pPr>
        </w:pPrChange>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325"/>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pPr>
              <w:spacing w:before="100" w:after="100" w:line="360" w:lineRule="auto"/>
              <w:ind w:left="100" w:right="100"/>
              <w:pPrChange w:id="329" w:author="tbeleyur" w:date="2021-09-13T14:44:00Z">
                <w:pPr>
                  <w:spacing w:before="100" w:after="100"/>
                  <w:ind w:left="100" w:right="100"/>
                </w:pPr>
              </w:pPrChange>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pPr>
              <w:spacing w:before="100" w:after="100" w:line="360" w:lineRule="auto"/>
              <w:ind w:left="100" w:right="100"/>
              <w:pPrChange w:id="330" w:author="tbeleyur" w:date="2021-09-13T14:44:00Z">
                <w:pPr>
                  <w:spacing w:before="100" w:after="100"/>
                  <w:ind w:left="100" w:right="100"/>
                </w:pPr>
              </w:pPrChange>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pPr>
              <w:spacing w:before="100" w:after="100" w:line="360" w:lineRule="auto"/>
              <w:ind w:left="100" w:right="100"/>
              <w:pPrChange w:id="331" w:author="tbeleyur" w:date="2021-09-13T14:44:00Z">
                <w:pPr>
                  <w:spacing w:before="100" w:after="100"/>
                  <w:ind w:left="100" w:right="100"/>
                </w:pPr>
              </w:pPrChange>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pPr>
              <w:spacing w:before="100" w:after="100" w:line="360" w:lineRule="auto"/>
              <w:ind w:left="100" w:right="100"/>
              <w:pPrChange w:id="332" w:author="tbeleyur" w:date="2021-09-13T14:44:00Z">
                <w:pPr>
                  <w:spacing w:before="100" w:after="100"/>
                  <w:ind w:left="100" w:right="100"/>
                </w:pPr>
              </w:pPrChange>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pPr>
              <w:spacing w:before="100" w:after="100" w:line="360" w:lineRule="auto"/>
              <w:ind w:left="100" w:right="100"/>
              <w:pPrChange w:id="333" w:author="tbeleyur" w:date="2021-09-13T14:44:00Z">
                <w:pPr>
                  <w:spacing w:before="100" w:after="100"/>
                  <w:ind w:left="100" w:right="100"/>
                </w:pPr>
              </w:pPrChange>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pPr>
              <w:spacing w:before="100" w:after="100" w:line="360" w:lineRule="auto"/>
              <w:ind w:left="100" w:right="100"/>
              <w:pPrChange w:id="334" w:author="tbeleyur" w:date="2021-09-13T14:44:00Z">
                <w:pPr>
                  <w:spacing w:before="100" w:after="100"/>
                  <w:ind w:left="100" w:right="100"/>
                </w:pPr>
              </w:pPrChange>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pPr>
              <w:spacing w:before="100" w:after="100" w:line="360" w:lineRule="auto"/>
              <w:ind w:left="100" w:right="100"/>
              <w:jc w:val="right"/>
              <w:pPrChange w:id="335" w:author="tbeleyur" w:date="2021-09-13T14:44:00Z">
                <w:pPr>
                  <w:spacing w:before="100" w:after="100"/>
                  <w:ind w:left="100" w:right="100"/>
                  <w:jc w:val="right"/>
                </w:pPr>
              </w:pPrChange>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pPr>
              <w:spacing w:before="100" w:after="100" w:line="360" w:lineRule="auto"/>
              <w:ind w:left="100" w:right="100"/>
              <w:jc w:val="right"/>
              <w:pPrChange w:id="336" w:author="tbeleyur" w:date="2021-09-13T14:44:00Z">
                <w:pPr>
                  <w:spacing w:before="100" w:after="100"/>
                  <w:ind w:left="100" w:right="100"/>
                  <w:jc w:val="right"/>
                </w:pPr>
              </w:pPrChange>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pPr>
              <w:spacing w:before="100" w:after="100" w:line="360" w:lineRule="auto"/>
              <w:ind w:left="100" w:right="100"/>
              <w:jc w:val="right"/>
              <w:pPrChange w:id="337" w:author="tbeleyur" w:date="2021-09-13T14:44:00Z">
                <w:pPr>
                  <w:spacing w:before="100" w:after="100"/>
                  <w:ind w:left="100" w:right="100"/>
                  <w:jc w:val="right"/>
                </w:pPr>
              </w:pPrChange>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pPr>
              <w:spacing w:before="100" w:after="100" w:line="360" w:lineRule="auto"/>
              <w:ind w:left="100" w:right="100"/>
              <w:pPrChange w:id="338" w:author="tbeleyur" w:date="2021-09-13T14:44:00Z">
                <w:pPr>
                  <w:spacing w:before="100" w:after="100"/>
                  <w:ind w:left="100" w:right="100"/>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pPr>
              <w:spacing w:before="100" w:after="100" w:line="360" w:lineRule="auto"/>
              <w:ind w:left="100" w:right="100"/>
              <w:pPrChange w:id="339" w:author="tbeleyur" w:date="2021-09-13T14:44:00Z">
                <w:pPr>
                  <w:spacing w:before="100" w:after="100"/>
                  <w:ind w:left="100" w:right="100"/>
                </w:pPr>
              </w:pPrChange>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pPr>
              <w:spacing w:before="100" w:after="100" w:line="360" w:lineRule="auto"/>
              <w:ind w:left="100" w:right="100"/>
              <w:pPrChange w:id="340" w:author="tbeleyur" w:date="2021-09-13T14:44:00Z">
                <w:pPr>
                  <w:spacing w:before="100" w:after="100"/>
                  <w:ind w:left="100" w:right="100"/>
                </w:pPr>
              </w:pPrChange>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pPr>
              <w:spacing w:before="100" w:after="100" w:line="360" w:lineRule="auto"/>
              <w:ind w:left="100" w:right="100"/>
              <w:pPrChange w:id="341" w:author="tbeleyur" w:date="2021-09-13T14:44:00Z">
                <w:pPr>
                  <w:spacing w:before="100" w:after="100"/>
                  <w:ind w:left="100" w:right="100"/>
                </w:pPr>
              </w:pPrChange>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pPr>
              <w:spacing w:before="100" w:after="100" w:line="360" w:lineRule="auto"/>
              <w:ind w:left="100" w:right="100"/>
              <w:pPrChange w:id="342" w:author="tbeleyur" w:date="2021-09-13T14:44:00Z">
                <w:pPr>
                  <w:spacing w:before="100" w:after="100"/>
                  <w:ind w:left="100" w:right="100"/>
                </w:pPr>
              </w:pPrChange>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pPr>
              <w:spacing w:before="100" w:after="100" w:line="360" w:lineRule="auto"/>
              <w:ind w:left="100" w:right="100"/>
              <w:jc w:val="right"/>
              <w:pPrChange w:id="343" w:author="tbeleyur" w:date="2021-09-13T14:44:00Z">
                <w:pPr>
                  <w:spacing w:before="100" w:after="100"/>
                  <w:ind w:left="100" w:right="100"/>
                  <w:jc w:val="right"/>
                </w:pPr>
              </w:pPrChange>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pPr>
              <w:spacing w:before="100" w:after="100" w:line="360" w:lineRule="auto"/>
              <w:ind w:left="100" w:right="100"/>
              <w:jc w:val="right"/>
              <w:pPrChange w:id="344" w:author="tbeleyur" w:date="2021-09-13T14:44:00Z">
                <w:pPr>
                  <w:spacing w:before="100" w:after="100"/>
                  <w:ind w:left="100" w:right="100"/>
                  <w:jc w:val="right"/>
                </w:pPr>
              </w:pPrChange>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pPr>
              <w:spacing w:before="100" w:after="100" w:line="360" w:lineRule="auto"/>
              <w:ind w:left="100" w:right="100"/>
              <w:jc w:val="right"/>
              <w:pPrChange w:id="345" w:author="tbeleyur" w:date="2021-09-13T14:44:00Z">
                <w:pPr>
                  <w:spacing w:before="100" w:after="100"/>
                  <w:ind w:left="100" w:right="100"/>
                  <w:jc w:val="right"/>
                </w:pPr>
              </w:pPrChange>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pPr>
              <w:spacing w:before="100" w:after="100" w:line="360" w:lineRule="auto"/>
              <w:ind w:left="100" w:right="100"/>
              <w:pPrChange w:id="346" w:author="tbeleyur" w:date="2021-09-13T14:44:00Z">
                <w:pPr>
                  <w:spacing w:before="100" w:after="100"/>
                  <w:ind w:left="100" w:right="100"/>
                </w:pPr>
              </w:pPrChange>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pPr>
              <w:spacing w:before="100" w:after="100" w:line="360" w:lineRule="auto"/>
              <w:ind w:left="100" w:right="100"/>
              <w:pPrChange w:id="347" w:author="tbeleyur" w:date="2021-09-13T14:44:00Z">
                <w:pPr>
                  <w:spacing w:before="100" w:after="100"/>
                  <w:ind w:left="100" w:right="100"/>
                </w:pPr>
              </w:pPrChange>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pPr>
              <w:spacing w:before="100" w:after="100" w:line="360" w:lineRule="auto"/>
              <w:ind w:left="100" w:right="100"/>
              <w:pPrChange w:id="348" w:author="tbeleyur" w:date="2021-09-13T14:44:00Z">
                <w:pPr>
                  <w:spacing w:before="100" w:after="100"/>
                  <w:ind w:left="100" w:right="100"/>
                </w:pPr>
              </w:pPrChange>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pPr>
              <w:spacing w:before="100" w:after="100" w:line="360" w:lineRule="auto"/>
              <w:ind w:left="100" w:right="100"/>
              <w:pPrChange w:id="349"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pPr>
              <w:spacing w:before="100" w:after="100" w:line="360" w:lineRule="auto"/>
              <w:ind w:left="100" w:right="100"/>
              <w:pPrChange w:id="350" w:author="tbeleyur" w:date="2021-09-13T14:44:00Z">
                <w:pPr>
                  <w:spacing w:before="100" w:after="100"/>
                  <w:ind w:left="100" w:right="100"/>
                </w:pPr>
              </w:pPrChange>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pPr>
              <w:spacing w:before="100" w:after="100" w:line="360" w:lineRule="auto"/>
              <w:ind w:left="100" w:right="100"/>
              <w:jc w:val="right"/>
              <w:pPrChange w:id="351" w:author="tbeleyur" w:date="2021-09-13T14:44:00Z">
                <w:pPr>
                  <w:spacing w:before="100" w:after="100"/>
                  <w:ind w:left="100" w:right="100"/>
                  <w:jc w:val="right"/>
                </w:pPr>
              </w:pPrChange>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pPr>
              <w:spacing w:before="100" w:after="100" w:line="360" w:lineRule="auto"/>
              <w:ind w:left="100" w:right="100"/>
              <w:jc w:val="right"/>
              <w:pPrChange w:id="352" w:author="tbeleyur" w:date="2021-09-13T14:44:00Z">
                <w:pPr>
                  <w:spacing w:before="100" w:after="100"/>
                  <w:ind w:left="100" w:right="100"/>
                  <w:jc w:val="right"/>
                </w:pPr>
              </w:pPrChange>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pPr>
              <w:spacing w:before="100" w:after="100" w:line="360" w:lineRule="auto"/>
              <w:ind w:left="100" w:right="100"/>
              <w:jc w:val="right"/>
              <w:pPrChange w:id="353" w:author="tbeleyur" w:date="2021-09-13T14:44:00Z">
                <w:pPr>
                  <w:spacing w:before="100" w:after="100"/>
                  <w:ind w:left="100" w:right="100"/>
                  <w:jc w:val="right"/>
                </w:pPr>
              </w:pPrChange>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pPr>
              <w:spacing w:before="100" w:after="100" w:line="360" w:lineRule="auto"/>
              <w:ind w:left="100" w:right="100"/>
              <w:pPrChange w:id="354" w:author="tbeleyur" w:date="2021-09-13T14:44:00Z">
                <w:pPr>
                  <w:spacing w:before="100" w:after="100"/>
                  <w:ind w:left="100" w:right="100"/>
                </w:pPr>
              </w:pPrChange>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pPr>
              <w:spacing w:before="100" w:after="100" w:line="360" w:lineRule="auto"/>
              <w:ind w:left="100" w:right="100"/>
              <w:pPrChange w:id="355" w:author="tbeleyur" w:date="2021-09-13T14:44:00Z">
                <w:pPr>
                  <w:spacing w:before="100" w:after="100"/>
                  <w:ind w:left="100" w:right="100"/>
                </w:pPr>
              </w:pPrChange>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pPr>
              <w:spacing w:before="100" w:after="100" w:line="360" w:lineRule="auto"/>
              <w:ind w:left="100" w:right="100"/>
              <w:pPrChange w:id="356" w:author="tbeleyur" w:date="2021-09-13T14:44:00Z">
                <w:pPr>
                  <w:spacing w:before="100" w:after="100"/>
                  <w:ind w:left="100" w:right="100"/>
                </w:pPr>
              </w:pPrChange>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pPr>
              <w:spacing w:before="100" w:after="100" w:line="360" w:lineRule="auto"/>
              <w:ind w:left="100" w:right="100"/>
              <w:pPrChange w:id="357"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pPr>
              <w:spacing w:before="100" w:after="100" w:line="360" w:lineRule="auto"/>
              <w:ind w:left="100" w:right="100"/>
              <w:pPrChange w:id="358"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pPr>
              <w:spacing w:before="100" w:after="100" w:line="360" w:lineRule="auto"/>
              <w:ind w:left="100" w:right="100"/>
              <w:jc w:val="right"/>
              <w:pPrChange w:id="359" w:author="tbeleyur" w:date="2021-09-13T14:44:00Z">
                <w:pPr>
                  <w:spacing w:before="100" w:after="100"/>
                  <w:ind w:left="100" w:right="100"/>
                  <w:jc w:val="right"/>
                </w:pPr>
              </w:pPrChange>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pPr>
              <w:spacing w:before="100" w:after="100" w:line="360" w:lineRule="auto"/>
              <w:ind w:left="100" w:right="100"/>
              <w:jc w:val="right"/>
              <w:pPrChange w:id="360" w:author="tbeleyur" w:date="2021-09-13T14:44:00Z">
                <w:pPr>
                  <w:spacing w:before="100" w:after="100"/>
                  <w:ind w:left="100" w:right="100"/>
                  <w:jc w:val="right"/>
                </w:pPr>
              </w:pPrChange>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pPr>
              <w:spacing w:before="100" w:after="100" w:line="360" w:lineRule="auto"/>
              <w:ind w:left="100" w:right="100"/>
              <w:jc w:val="right"/>
              <w:pPrChange w:id="361" w:author="tbeleyur" w:date="2021-09-13T14:44:00Z">
                <w:pPr>
                  <w:spacing w:before="100" w:after="100"/>
                  <w:ind w:left="100" w:right="100"/>
                  <w:jc w:val="right"/>
                </w:pPr>
              </w:pPrChange>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pPr>
              <w:spacing w:before="100" w:after="100" w:line="360" w:lineRule="auto"/>
              <w:ind w:left="100" w:right="100"/>
              <w:pPrChange w:id="362" w:author="tbeleyur" w:date="2021-09-13T14:44:00Z">
                <w:pPr>
                  <w:spacing w:before="100" w:after="100"/>
                  <w:ind w:left="100" w:right="100"/>
                </w:pPr>
              </w:pPrChange>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pPr>
              <w:spacing w:before="100" w:after="100" w:line="360" w:lineRule="auto"/>
              <w:ind w:left="100" w:right="100"/>
              <w:pPrChange w:id="363" w:author="tbeleyur" w:date="2021-09-13T14:44:00Z">
                <w:pPr>
                  <w:spacing w:before="100" w:after="100"/>
                  <w:ind w:left="100" w:right="100"/>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pPr>
              <w:spacing w:before="100" w:after="100" w:line="360" w:lineRule="auto"/>
              <w:ind w:left="100" w:right="100"/>
              <w:pPrChange w:id="364" w:author="tbeleyur" w:date="2021-09-13T14:44:00Z">
                <w:pPr>
                  <w:spacing w:before="100" w:after="100"/>
                  <w:ind w:left="100" w:right="100"/>
                </w:pPr>
              </w:pPrChange>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pPr>
              <w:spacing w:before="100" w:after="100" w:line="360" w:lineRule="auto"/>
              <w:ind w:left="100" w:right="100"/>
              <w:pPrChange w:id="365"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pPr>
              <w:spacing w:before="100" w:after="100" w:line="360" w:lineRule="auto"/>
              <w:ind w:left="100" w:right="100"/>
              <w:pPrChange w:id="366"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pPr>
              <w:spacing w:before="100" w:after="100" w:line="360" w:lineRule="auto"/>
              <w:ind w:left="100" w:right="100"/>
              <w:jc w:val="right"/>
              <w:pPrChange w:id="367" w:author="tbeleyur" w:date="2021-09-13T14:44:00Z">
                <w:pPr>
                  <w:spacing w:before="100" w:after="100"/>
                  <w:ind w:left="100" w:right="100"/>
                  <w:jc w:val="right"/>
                </w:pPr>
              </w:pPrChange>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pPr>
              <w:spacing w:before="100" w:after="100" w:line="360" w:lineRule="auto"/>
              <w:ind w:left="100" w:right="100"/>
              <w:jc w:val="right"/>
              <w:pPrChange w:id="368" w:author="tbeleyur" w:date="2021-09-13T14:44:00Z">
                <w:pPr>
                  <w:spacing w:before="100" w:after="100"/>
                  <w:ind w:left="100" w:right="100"/>
                  <w:jc w:val="right"/>
                </w:pPr>
              </w:pPrChange>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pPr>
              <w:spacing w:before="100" w:after="100" w:line="360" w:lineRule="auto"/>
              <w:ind w:left="100" w:right="100"/>
              <w:jc w:val="right"/>
              <w:pPrChange w:id="369" w:author="tbeleyur" w:date="2021-09-13T14:44:00Z">
                <w:pPr>
                  <w:spacing w:before="100" w:after="100"/>
                  <w:ind w:left="100" w:right="100"/>
                  <w:jc w:val="right"/>
                </w:pPr>
              </w:pPrChange>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pPr>
              <w:spacing w:before="100" w:after="100" w:line="360" w:lineRule="auto"/>
              <w:ind w:left="100" w:right="100"/>
              <w:pPrChange w:id="370" w:author="tbeleyur" w:date="2021-09-13T14:44:00Z">
                <w:pPr>
                  <w:spacing w:before="100" w:after="100"/>
                  <w:ind w:left="100" w:right="100"/>
                </w:pPr>
              </w:pPrChange>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pPr>
              <w:spacing w:before="100" w:after="100" w:line="360" w:lineRule="auto"/>
              <w:ind w:left="100" w:right="100"/>
              <w:pPrChange w:id="371" w:author="tbeleyur" w:date="2021-09-13T14:44:00Z">
                <w:pPr>
                  <w:spacing w:before="100" w:after="100"/>
                  <w:ind w:left="100" w:right="100"/>
                </w:pPr>
              </w:pPrChange>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pPr>
              <w:spacing w:before="100" w:after="100" w:line="360" w:lineRule="auto"/>
              <w:ind w:left="100" w:right="100"/>
              <w:pPrChange w:id="372" w:author="tbeleyur" w:date="2021-09-13T14:44:00Z">
                <w:pPr>
                  <w:spacing w:before="100" w:after="100"/>
                  <w:ind w:left="100" w:right="100"/>
                </w:pPr>
              </w:pPrChange>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pPr>
              <w:spacing w:before="100" w:after="100" w:line="360" w:lineRule="auto"/>
              <w:ind w:left="100" w:right="100"/>
              <w:pPrChange w:id="373" w:author="tbeleyur" w:date="2021-09-13T14:44:00Z">
                <w:pPr>
                  <w:spacing w:before="100" w:after="100"/>
                  <w:ind w:left="100" w:right="100"/>
                </w:pPr>
              </w:pPrChange>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pPr>
              <w:spacing w:before="100" w:after="100" w:line="360" w:lineRule="auto"/>
              <w:ind w:left="100" w:right="100"/>
              <w:pPrChange w:id="374" w:author="tbeleyur" w:date="2021-09-13T14:44:00Z">
                <w:pPr>
                  <w:spacing w:before="100" w:after="100"/>
                  <w:ind w:left="100" w:right="100"/>
                </w:pPr>
              </w:pPrChange>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pPr>
              <w:spacing w:before="100" w:after="100" w:line="360" w:lineRule="auto"/>
              <w:ind w:left="100" w:right="100"/>
              <w:jc w:val="right"/>
              <w:pPrChange w:id="375" w:author="tbeleyur" w:date="2021-09-13T14:44:00Z">
                <w:pPr>
                  <w:spacing w:before="100" w:after="100"/>
                  <w:ind w:left="100" w:right="100"/>
                  <w:jc w:val="right"/>
                </w:pPr>
              </w:pPrChange>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pPr>
              <w:spacing w:before="100" w:after="100" w:line="360" w:lineRule="auto"/>
              <w:ind w:left="100" w:right="100"/>
              <w:jc w:val="right"/>
              <w:pPrChange w:id="376" w:author="tbeleyur" w:date="2021-09-13T14:44:00Z">
                <w:pPr>
                  <w:spacing w:before="100" w:after="100"/>
                  <w:ind w:left="100" w:right="100"/>
                  <w:jc w:val="right"/>
                </w:pPr>
              </w:pPrChange>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pPr>
              <w:spacing w:before="100" w:after="100" w:line="360" w:lineRule="auto"/>
              <w:ind w:left="100" w:right="100"/>
              <w:jc w:val="right"/>
              <w:pPrChange w:id="377" w:author="tbeleyur" w:date="2021-09-13T14:44:00Z">
                <w:pPr>
                  <w:spacing w:before="100" w:after="100"/>
                  <w:ind w:left="100" w:right="100"/>
                  <w:jc w:val="right"/>
                </w:pPr>
              </w:pPrChange>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pPr>
              <w:spacing w:before="100" w:after="100" w:line="360" w:lineRule="auto"/>
              <w:ind w:left="100" w:right="100"/>
              <w:pPrChange w:id="378" w:author="tbeleyur" w:date="2021-09-13T14:44:00Z">
                <w:pPr>
                  <w:spacing w:before="100" w:after="100"/>
                  <w:ind w:left="100" w:right="100"/>
                </w:pPr>
              </w:pPrChange>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pPr>
              <w:spacing w:before="100" w:after="100" w:line="360" w:lineRule="auto"/>
              <w:ind w:left="100" w:right="100"/>
              <w:pPrChange w:id="379" w:author="tbeleyur" w:date="2021-09-13T14:44:00Z">
                <w:pPr>
                  <w:spacing w:before="100" w:after="100"/>
                  <w:ind w:left="100" w:right="100"/>
                </w:pPr>
              </w:pPrChange>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pPr>
              <w:spacing w:before="100" w:after="100" w:line="360" w:lineRule="auto"/>
              <w:ind w:left="100" w:right="100"/>
              <w:pPrChange w:id="380" w:author="tbeleyur" w:date="2021-09-13T14:44:00Z">
                <w:pPr>
                  <w:spacing w:before="100" w:after="100"/>
                  <w:ind w:left="100" w:right="100"/>
                </w:pPr>
              </w:pPrChange>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pPr>
              <w:spacing w:before="100" w:after="100" w:line="360" w:lineRule="auto"/>
              <w:ind w:left="100" w:right="100"/>
              <w:pPrChange w:id="381" w:author="tbeleyur" w:date="2021-09-13T14:44:00Z">
                <w:pPr>
                  <w:spacing w:before="100" w:after="100"/>
                  <w:ind w:left="100" w:right="100"/>
                </w:pPr>
              </w:pPrChange>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pPr>
              <w:spacing w:before="100" w:after="100" w:line="360" w:lineRule="auto"/>
              <w:ind w:left="100" w:right="100"/>
              <w:pPrChange w:id="382"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pPr>
              <w:spacing w:before="100" w:after="100" w:line="360" w:lineRule="auto"/>
              <w:ind w:left="100" w:right="100"/>
              <w:jc w:val="right"/>
              <w:pPrChange w:id="383" w:author="tbeleyur" w:date="2021-09-13T14:44:00Z">
                <w:pPr>
                  <w:spacing w:before="100" w:after="100"/>
                  <w:ind w:left="100" w:right="100"/>
                  <w:jc w:val="right"/>
                </w:pPr>
              </w:pPrChange>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pPr>
              <w:spacing w:before="100" w:after="100" w:line="360" w:lineRule="auto"/>
              <w:ind w:left="100" w:right="100"/>
              <w:jc w:val="right"/>
              <w:pPrChange w:id="384" w:author="tbeleyur" w:date="2021-09-13T14:44:00Z">
                <w:pPr>
                  <w:spacing w:before="100" w:after="100"/>
                  <w:ind w:left="100" w:right="100"/>
                  <w:jc w:val="right"/>
                </w:pPr>
              </w:pPrChange>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pPr>
              <w:spacing w:before="100" w:after="100" w:line="360" w:lineRule="auto"/>
              <w:ind w:left="100" w:right="100"/>
              <w:jc w:val="right"/>
              <w:pPrChange w:id="385" w:author="tbeleyur" w:date="2021-09-13T14:44:00Z">
                <w:pPr>
                  <w:spacing w:before="100" w:after="100"/>
                  <w:ind w:left="100" w:right="100"/>
                  <w:jc w:val="right"/>
                </w:pPr>
              </w:pPrChange>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pPr>
              <w:spacing w:before="100" w:after="100" w:line="360" w:lineRule="auto"/>
              <w:ind w:left="100" w:right="100"/>
              <w:pPrChange w:id="386"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pPr>
              <w:spacing w:before="100" w:after="100" w:line="360" w:lineRule="auto"/>
              <w:ind w:left="100" w:right="100"/>
              <w:pPrChange w:id="387" w:author="tbeleyur" w:date="2021-09-13T14:44:00Z">
                <w:pPr>
                  <w:spacing w:before="100" w:after="100"/>
                  <w:ind w:left="100" w:right="100"/>
                </w:pPr>
              </w:pPrChange>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pPr>
              <w:spacing w:before="100" w:after="100" w:line="360" w:lineRule="auto"/>
              <w:ind w:left="100" w:right="100"/>
              <w:pPrChange w:id="388" w:author="tbeleyur" w:date="2021-09-13T14:44:00Z">
                <w:pPr>
                  <w:spacing w:before="100" w:after="100"/>
                  <w:ind w:left="100" w:right="100"/>
                </w:pPr>
              </w:pPrChange>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pPr>
              <w:spacing w:before="100" w:after="100" w:line="360" w:lineRule="auto"/>
              <w:ind w:left="100" w:right="100"/>
              <w:pPrChange w:id="389"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pPr>
              <w:spacing w:before="100" w:after="100" w:line="360" w:lineRule="auto"/>
              <w:ind w:left="100" w:right="100"/>
              <w:pPrChange w:id="390"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pPr>
              <w:spacing w:before="100" w:after="100" w:line="360" w:lineRule="auto"/>
              <w:ind w:left="100" w:right="100"/>
              <w:jc w:val="right"/>
              <w:pPrChange w:id="391" w:author="tbeleyur" w:date="2021-09-13T14:44:00Z">
                <w:pPr>
                  <w:spacing w:before="100" w:after="100"/>
                  <w:ind w:left="100" w:right="100"/>
                  <w:jc w:val="right"/>
                </w:pPr>
              </w:pPrChange>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pPr>
              <w:spacing w:before="100" w:after="100" w:line="360" w:lineRule="auto"/>
              <w:ind w:left="100" w:right="100"/>
              <w:jc w:val="right"/>
              <w:pPrChange w:id="392" w:author="tbeleyur" w:date="2021-09-13T14:44:00Z">
                <w:pPr>
                  <w:spacing w:before="100" w:after="100"/>
                  <w:ind w:left="100" w:right="100"/>
                  <w:jc w:val="right"/>
                </w:pPr>
              </w:pPrChange>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pPr>
              <w:spacing w:before="100" w:after="100" w:line="360" w:lineRule="auto"/>
              <w:ind w:left="100" w:right="100"/>
              <w:jc w:val="right"/>
              <w:pPrChange w:id="393" w:author="tbeleyur" w:date="2021-09-13T14:44:00Z">
                <w:pPr>
                  <w:spacing w:before="100" w:after="100"/>
                  <w:ind w:left="100" w:right="100"/>
                  <w:jc w:val="right"/>
                </w:pPr>
              </w:pPrChange>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pPr>
              <w:spacing w:before="100" w:after="100" w:line="360" w:lineRule="auto"/>
              <w:ind w:left="100" w:right="100"/>
              <w:pPrChange w:id="394" w:author="tbeleyur" w:date="2021-09-13T14:44:00Z">
                <w:pPr>
                  <w:spacing w:before="100" w:after="100"/>
                  <w:ind w:left="100" w:right="100"/>
                </w:pPr>
              </w:pPrChange>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pPr>
              <w:spacing w:before="100" w:after="100" w:line="360" w:lineRule="auto"/>
              <w:ind w:left="100" w:right="100"/>
              <w:pPrChange w:id="395"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pPr>
              <w:spacing w:before="100" w:after="100" w:line="360" w:lineRule="auto"/>
              <w:ind w:left="100" w:right="100"/>
              <w:pPrChange w:id="396" w:author="tbeleyur" w:date="2021-09-13T14:44:00Z">
                <w:pPr>
                  <w:spacing w:before="100" w:after="100"/>
                  <w:ind w:left="100" w:right="100"/>
                </w:pPr>
              </w:pPrChange>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pPr>
              <w:spacing w:before="100" w:after="100" w:line="360" w:lineRule="auto"/>
              <w:ind w:left="100" w:right="100"/>
              <w:pPrChange w:id="397" w:author="tbeleyur" w:date="2021-09-13T14:44:00Z">
                <w:pPr>
                  <w:spacing w:before="100" w:after="100"/>
                  <w:ind w:left="100" w:right="100"/>
                </w:pPr>
              </w:pPrChange>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pPr>
              <w:spacing w:before="100" w:after="100" w:line="360" w:lineRule="auto"/>
              <w:ind w:left="100" w:right="100"/>
              <w:pPrChange w:id="398" w:author="tbeleyur" w:date="2021-09-13T14:44:00Z">
                <w:pPr>
                  <w:spacing w:before="100" w:after="100"/>
                  <w:ind w:left="100" w:right="100"/>
                </w:pPr>
              </w:pPrChange>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pPr>
              <w:spacing w:before="100" w:after="100" w:line="360" w:lineRule="auto"/>
              <w:ind w:left="100" w:right="100"/>
              <w:jc w:val="right"/>
              <w:pPrChange w:id="399" w:author="tbeleyur" w:date="2021-09-13T14:44:00Z">
                <w:pPr>
                  <w:spacing w:before="100" w:after="100"/>
                  <w:ind w:left="100" w:right="100"/>
                  <w:jc w:val="right"/>
                </w:pPr>
              </w:pPrChange>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pPr>
              <w:spacing w:before="100" w:after="100" w:line="360" w:lineRule="auto"/>
              <w:ind w:left="100" w:right="100"/>
              <w:jc w:val="right"/>
              <w:pPrChange w:id="400" w:author="tbeleyur" w:date="2021-09-13T14:44:00Z">
                <w:pPr>
                  <w:spacing w:before="100" w:after="100"/>
                  <w:ind w:left="100" w:right="100"/>
                  <w:jc w:val="right"/>
                </w:pPr>
              </w:pPrChange>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pPr>
              <w:spacing w:before="100" w:after="100" w:line="360" w:lineRule="auto"/>
              <w:ind w:left="100" w:right="100"/>
              <w:jc w:val="right"/>
              <w:pPrChange w:id="401" w:author="tbeleyur" w:date="2021-09-13T14:44:00Z">
                <w:pPr>
                  <w:spacing w:before="100" w:after="100"/>
                  <w:ind w:left="100" w:right="100"/>
                  <w:jc w:val="right"/>
                </w:pPr>
              </w:pPrChange>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pPr>
              <w:spacing w:before="100" w:after="100" w:line="360" w:lineRule="auto"/>
              <w:ind w:left="100" w:right="100"/>
              <w:pPrChange w:id="402"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pPr>
              <w:spacing w:before="100" w:after="100" w:line="360" w:lineRule="auto"/>
              <w:ind w:left="100" w:right="100"/>
              <w:pPrChange w:id="403"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pPr>
              <w:spacing w:before="100" w:after="100" w:line="360" w:lineRule="auto"/>
              <w:ind w:left="100" w:right="100"/>
              <w:pPrChange w:id="404"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pPr>
              <w:spacing w:before="100" w:after="100" w:line="360" w:lineRule="auto"/>
              <w:ind w:left="100" w:right="100"/>
              <w:pPrChange w:id="405"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pPr>
              <w:spacing w:before="100" w:after="100" w:line="360" w:lineRule="auto"/>
              <w:ind w:left="100" w:right="100"/>
              <w:pPrChange w:id="406"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pPr>
              <w:spacing w:before="100" w:after="100" w:line="360" w:lineRule="auto"/>
              <w:ind w:left="100" w:right="100"/>
              <w:jc w:val="right"/>
              <w:pPrChange w:id="407" w:author="tbeleyur" w:date="2021-09-13T14:44:00Z">
                <w:pPr>
                  <w:spacing w:before="100" w:after="100"/>
                  <w:ind w:left="100" w:right="100"/>
                  <w:jc w:val="right"/>
                </w:pPr>
              </w:pPrChange>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pPr>
              <w:spacing w:before="100" w:after="100" w:line="360" w:lineRule="auto"/>
              <w:ind w:left="100" w:right="100"/>
              <w:jc w:val="right"/>
              <w:pPrChange w:id="408" w:author="tbeleyur" w:date="2021-09-13T14:44:00Z">
                <w:pPr>
                  <w:spacing w:before="100" w:after="100"/>
                  <w:ind w:left="100" w:right="100"/>
                  <w:jc w:val="right"/>
                </w:pPr>
              </w:pPrChange>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pPr>
              <w:spacing w:before="100" w:after="100" w:line="360" w:lineRule="auto"/>
              <w:ind w:left="100" w:right="100"/>
              <w:jc w:val="right"/>
              <w:pPrChange w:id="409" w:author="tbeleyur" w:date="2021-09-13T14:44:00Z">
                <w:pPr>
                  <w:spacing w:before="100" w:after="100"/>
                  <w:ind w:left="100" w:right="100"/>
                  <w:jc w:val="right"/>
                </w:pPr>
              </w:pPrChange>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pPr>
              <w:spacing w:before="100" w:after="100" w:line="360" w:lineRule="auto"/>
              <w:ind w:left="100" w:right="100"/>
              <w:pPrChange w:id="410"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pPr>
              <w:spacing w:before="100" w:after="100" w:line="360" w:lineRule="auto"/>
              <w:ind w:left="100" w:right="100"/>
              <w:pPrChange w:id="411"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pPr>
              <w:spacing w:before="100" w:after="100" w:line="360" w:lineRule="auto"/>
              <w:ind w:left="100" w:right="100"/>
              <w:pPrChange w:id="412"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pPr>
              <w:spacing w:before="100" w:after="100" w:line="360" w:lineRule="auto"/>
              <w:ind w:left="100" w:right="100"/>
              <w:pPrChange w:id="413"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pPr>
              <w:spacing w:before="100" w:after="100" w:line="360" w:lineRule="auto"/>
              <w:ind w:left="100" w:right="100"/>
              <w:pPrChange w:id="414"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pPr>
              <w:spacing w:before="100" w:after="100" w:line="360" w:lineRule="auto"/>
              <w:ind w:left="100" w:right="100"/>
              <w:jc w:val="right"/>
              <w:pPrChange w:id="415" w:author="tbeleyur" w:date="2021-09-13T14:44:00Z">
                <w:pPr>
                  <w:spacing w:before="100" w:after="100"/>
                  <w:ind w:left="100" w:right="100"/>
                  <w:jc w:val="right"/>
                </w:pPr>
              </w:pPrChange>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pPr>
              <w:spacing w:before="100" w:after="100" w:line="360" w:lineRule="auto"/>
              <w:ind w:left="100" w:right="100"/>
              <w:jc w:val="right"/>
              <w:pPrChange w:id="416" w:author="tbeleyur" w:date="2021-09-13T14:44:00Z">
                <w:pPr>
                  <w:spacing w:before="100" w:after="100"/>
                  <w:ind w:left="100" w:right="100"/>
                  <w:jc w:val="right"/>
                </w:pPr>
              </w:pPrChange>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pPr>
              <w:spacing w:before="100" w:after="100" w:line="360" w:lineRule="auto"/>
              <w:ind w:left="100" w:right="100"/>
              <w:jc w:val="right"/>
              <w:pPrChange w:id="417" w:author="tbeleyur" w:date="2021-09-13T14:44:00Z">
                <w:pPr>
                  <w:spacing w:before="100" w:after="100"/>
                  <w:ind w:left="100" w:right="100"/>
                  <w:jc w:val="right"/>
                </w:pPr>
              </w:pPrChange>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pPr>
              <w:spacing w:before="100" w:after="100" w:line="360" w:lineRule="auto"/>
              <w:ind w:left="100" w:right="100"/>
              <w:pPrChange w:id="418"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pPr>
              <w:spacing w:before="100" w:after="100" w:line="360" w:lineRule="auto"/>
              <w:ind w:left="100" w:right="100"/>
              <w:pPrChange w:id="419"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pPr>
              <w:spacing w:before="100" w:after="100" w:line="360" w:lineRule="auto"/>
              <w:ind w:left="100" w:right="100"/>
              <w:pPrChange w:id="420"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pPr>
              <w:spacing w:before="100" w:after="100" w:line="360" w:lineRule="auto"/>
              <w:ind w:left="100" w:right="100"/>
              <w:pPrChange w:id="421" w:author="tbeleyur" w:date="2021-09-13T14:44:00Z">
                <w:pPr>
                  <w:spacing w:before="100" w:after="100"/>
                  <w:ind w:left="100" w:right="100"/>
                </w:pPr>
              </w:pPrChange>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pPr>
              <w:spacing w:before="100" w:after="100" w:line="360" w:lineRule="auto"/>
              <w:ind w:left="100" w:right="100"/>
              <w:pPrChange w:id="422"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pPr>
              <w:spacing w:before="100" w:after="100" w:line="360" w:lineRule="auto"/>
              <w:ind w:left="100" w:right="100"/>
              <w:jc w:val="right"/>
              <w:pPrChange w:id="423" w:author="tbeleyur" w:date="2021-09-13T14:44:00Z">
                <w:pPr>
                  <w:spacing w:before="100" w:after="100"/>
                  <w:ind w:left="100" w:right="100"/>
                  <w:jc w:val="right"/>
                </w:pPr>
              </w:pPrChange>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pPr>
              <w:spacing w:before="100" w:after="100" w:line="360" w:lineRule="auto"/>
              <w:ind w:left="100" w:right="100"/>
              <w:jc w:val="right"/>
              <w:pPrChange w:id="424" w:author="tbeleyur" w:date="2021-09-13T14:44:00Z">
                <w:pPr>
                  <w:spacing w:before="100" w:after="100"/>
                  <w:ind w:left="100" w:right="100"/>
                  <w:jc w:val="right"/>
                </w:pPr>
              </w:pPrChange>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pPr>
              <w:spacing w:before="100" w:after="100" w:line="360" w:lineRule="auto"/>
              <w:ind w:left="100" w:right="100"/>
              <w:jc w:val="right"/>
              <w:pPrChange w:id="425" w:author="tbeleyur" w:date="2021-09-13T14:44:00Z">
                <w:pPr>
                  <w:spacing w:before="100" w:after="100"/>
                  <w:ind w:left="100" w:right="100"/>
                  <w:jc w:val="right"/>
                </w:pPr>
              </w:pPrChange>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pPr>
              <w:spacing w:before="100" w:after="100" w:line="360" w:lineRule="auto"/>
              <w:ind w:left="100" w:right="100"/>
              <w:pPrChange w:id="426"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pPr>
              <w:spacing w:before="100" w:after="100" w:line="360" w:lineRule="auto"/>
              <w:ind w:left="100" w:right="100"/>
              <w:pPrChange w:id="427"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pPr>
              <w:spacing w:before="100" w:after="100" w:line="360" w:lineRule="auto"/>
              <w:ind w:left="100" w:right="100"/>
              <w:pPrChange w:id="428"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pPr>
              <w:spacing w:before="100" w:after="100" w:line="360" w:lineRule="auto"/>
              <w:ind w:left="100" w:right="100"/>
              <w:pPrChange w:id="429" w:author="tbeleyur" w:date="2021-09-13T14:44:00Z">
                <w:pPr>
                  <w:spacing w:before="100" w:after="100"/>
                  <w:ind w:left="100" w:right="100"/>
                </w:pPr>
              </w:pPrChange>
            </w:pPr>
            <w:r>
              <w:rPr>
                <w:rFonts w:ascii="Arial" w:eastAsia="Arial" w:hAnsi="Arial" w:cs="Arial"/>
                <w:color w:val="000000"/>
                <w:sz w:val="16"/>
                <w:szCs w:val="16"/>
              </w:rPr>
              <w:lastRenderedPageBreak/>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pPr>
              <w:spacing w:before="100" w:after="100" w:line="360" w:lineRule="auto"/>
              <w:ind w:left="100" w:right="100"/>
              <w:pPrChange w:id="430"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pPr>
              <w:spacing w:before="100" w:after="100" w:line="360" w:lineRule="auto"/>
              <w:ind w:left="100" w:right="100"/>
              <w:jc w:val="right"/>
              <w:pPrChange w:id="431" w:author="tbeleyur" w:date="2021-09-13T14:44:00Z">
                <w:pPr>
                  <w:spacing w:before="100" w:after="100"/>
                  <w:ind w:left="100" w:right="100"/>
                  <w:jc w:val="right"/>
                </w:pPr>
              </w:pPrChange>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pPr>
              <w:spacing w:before="100" w:after="100" w:line="360" w:lineRule="auto"/>
              <w:ind w:left="100" w:right="100"/>
              <w:jc w:val="right"/>
              <w:pPrChange w:id="432" w:author="tbeleyur" w:date="2021-09-13T14:44:00Z">
                <w:pPr>
                  <w:spacing w:before="100" w:after="100"/>
                  <w:ind w:left="100" w:right="100"/>
                  <w:jc w:val="right"/>
                </w:pPr>
              </w:pPrChange>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pPr>
              <w:spacing w:before="100" w:after="100" w:line="360" w:lineRule="auto"/>
              <w:ind w:left="100" w:right="100"/>
              <w:jc w:val="right"/>
              <w:pPrChange w:id="433" w:author="tbeleyur" w:date="2021-09-13T14:44:00Z">
                <w:pPr>
                  <w:spacing w:before="100" w:after="100"/>
                  <w:ind w:left="100" w:right="100"/>
                  <w:jc w:val="right"/>
                </w:pPr>
              </w:pPrChange>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pPr>
              <w:spacing w:before="100" w:after="100" w:line="360" w:lineRule="auto"/>
              <w:ind w:left="100" w:right="100"/>
              <w:pPrChange w:id="434"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pPr>
              <w:spacing w:before="100" w:after="100" w:line="360" w:lineRule="auto"/>
              <w:ind w:left="100" w:right="100"/>
              <w:pPrChange w:id="435"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pPr>
              <w:spacing w:before="100" w:after="100" w:line="360" w:lineRule="auto"/>
              <w:ind w:left="100" w:right="100"/>
              <w:pPrChange w:id="436"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pPr>
              <w:spacing w:before="100" w:after="100" w:line="360" w:lineRule="auto"/>
              <w:ind w:left="100" w:right="100"/>
              <w:pPrChange w:id="437" w:author="tbeleyur" w:date="2021-09-13T14:44:00Z">
                <w:pPr>
                  <w:spacing w:before="100" w:after="100"/>
                  <w:ind w:left="100" w:right="100"/>
                </w:pPr>
              </w:pPrChange>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pPr>
              <w:spacing w:before="100" w:after="100" w:line="360" w:lineRule="auto"/>
              <w:ind w:left="100" w:right="100"/>
              <w:pPrChange w:id="438"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pPr>
              <w:spacing w:before="100" w:after="100" w:line="360" w:lineRule="auto"/>
              <w:ind w:left="100" w:right="100"/>
              <w:jc w:val="right"/>
              <w:pPrChange w:id="439" w:author="tbeleyur" w:date="2021-09-13T14:44:00Z">
                <w:pPr>
                  <w:spacing w:before="100" w:after="100"/>
                  <w:ind w:left="100" w:right="100"/>
                  <w:jc w:val="right"/>
                </w:pPr>
              </w:pPrChange>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pPr>
              <w:spacing w:before="100" w:after="100" w:line="360" w:lineRule="auto"/>
              <w:ind w:left="100" w:right="100"/>
              <w:jc w:val="right"/>
              <w:pPrChange w:id="440" w:author="tbeleyur" w:date="2021-09-13T14:44:00Z">
                <w:pPr>
                  <w:spacing w:before="100" w:after="100"/>
                  <w:ind w:left="100" w:right="100"/>
                  <w:jc w:val="right"/>
                </w:pPr>
              </w:pPrChange>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pPr>
              <w:spacing w:before="100" w:after="100" w:line="360" w:lineRule="auto"/>
              <w:ind w:left="100" w:right="100"/>
              <w:jc w:val="right"/>
              <w:pPrChange w:id="441" w:author="tbeleyur" w:date="2021-09-13T14:44:00Z">
                <w:pPr>
                  <w:spacing w:before="100" w:after="100"/>
                  <w:ind w:left="100" w:right="100"/>
                  <w:jc w:val="right"/>
                </w:pPr>
              </w:pPrChange>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pPr>
              <w:spacing w:before="100" w:after="100" w:line="360" w:lineRule="auto"/>
              <w:ind w:left="100" w:right="100"/>
              <w:pPrChange w:id="442" w:author="tbeleyur" w:date="2021-09-13T14:44:00Z">
                <w:pPr>
                  <w:spacing w:before="100" w:after="100"/>
                  <w:ind w:left="100" w:right="100"/>
                </w:pPr>
              </w:pPrChange>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pPr>
              <w:spacing w:before="100" w:after="100" w:line="360" w:lineRule="auto"/>
              <w:ind w:left="100" w:right="100"/>
              <w:pPrChange w:id="443"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pPr>
              <w:spacing w:before="100" w:after="100" w:line="360" w:lineRule="auto"/>
              <w:ind w:left="100" w:right="100"/>
              <w:pPrChange w:id="444" w:author="tbeleyur" w:date="2021-09-13T14:44:00Z">
                <w:pPr>
                  <w:spacing w:before="100" w:after="100"/>
                  <w:ind w:left="100" w:right="100"/>
                </w:pPr>
              </w:pPrChange>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pPr>
              <w:spacing w:before="100" w:after="100" w:line="360" w:lineRule="auto"/>
              <w:ind w:left="100" w:right="100"/>
              <w:pPrChange w:id="445"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pPr>
              <w:spacing w:before="100" w:after="100" w:line="360" w:lineRule="auto"/>
              <w:ind w:left="100" w:right="100"/>
              <w:pPrChange w:id="446"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pPr>
              <w:spacing w:before="100" w:after="100" w:line="360" w:lineRule="auto"/>
              <w:ind w:left="100" w:right="100"/>
              <w:jc w:val="right"/>
              <w:pPrChange w:id="447" w:author="tbeleyur" w:date="2021-09-13T14:44:00Z">
                <w:pPr>
                  <w:spacing w:before="100" w:after="100"/>
                  <w:ind w:left="100" w:right="100"/>
                  <w:jc w:val="right"/>
                </w:pPr>
              </w:pPrChange>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pPr>
              <w:spacing w:before="100" w:after="100" w:line="360" w:lineRule="auto"/>
              <w:ind w:left="100" w:right="100"/>
              <w:jc w:val="right"/>
              <w:pPrChange w:id="448" w:author="tbeleyur" w:date="2021-09-13T14:44:00Z">
                <w:pPr>
                  <w:spacing w:before="100" w:after="100"/>
                  <w:ind w:left="100" w:right="100"/>
                  <w:jc w:val="right"/>
                </w:pPr>
              </w:pPrChange>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pPr>
              <w:spacing w:before="100" w:after="100" w:line="360" w:lineRule="auto"/>
              <w:ind w:left="100" w:right="100"/>
              <w:jc w:val="right"/>
              <w:pPrChange w:id="449" w:author="tbeleyur" w:date="2021-09-13T14:44:00Z">
                <w:pPr>
                  <w:spacing w:before="100" w:after="100"/>
                  <w:ind w:left="100" w:right="100"/>
                  <w:jc w:val="right"/>
                </w:pPr>
              </w:pPrChange>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pPr>
              <w:spacing w:before="100" w:after="100" w:line="360" w:lineRule="auto"/>
              <w:ind w:left="100" w:right="100"/>
              <w:pPrChange w:id="450" w:author="tbeleyur" w:date="2021-09-13T14:44:00Z">
                <w:pPr>
                  <w:spacing w:before="100" w:after="100"/>
                  <w:ind w:left="100" w:right="100"/>
                </w:pPr>
              </w:pPrChange>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pPr>
              <w:spacing w:before="100" w:after="100" w:line="360" w:lineRule="auto"/>
              <w:ind w:left="100" w:right="100"/>
              <w:pPrChange w:id="451" w:author="tbeleyur" w:date="2021-09-13T14:44:00Z">
                <w:pPr>
                  <w:spacing w:before="100" w:after="100"/>
                  <w:ind w:left="100" w:right="100"/>
                </w:pPr>
              </w:pPrChange>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pPr>
              <w:spacing w:before="100" w:after="100" w:line="360" w:lineRule="auto"/>
              <w:ind w:left="100" w:right="100"/>
              <w:pPrChange w:id="452" w:author="tbeleyur" w:date="2021-09-13T14:44:00Z">
                <w:pPr>
                  <w:spacing w:before="100" w:after="100"/>
                  <w:ind w:left="100" w:right="100"/>
                </w:pPr>
              </w:pPrChange>
            </w:pPr>
            <w:r>
              <w:rPr>
                <w:rFonts w:ascii="Arial" w:eastAsia="Arial" w:hAnsi="Arial" w:cs="Arial"/>
                <w:color w:val="000000"/>
                <w:sz w:val="16"/>
                <w:szCs w:val="16"/>
              </w:rPr>
              <w:t>1.18</w:t>
            </w:r>
          </w:p>
        </w:tc>
      </w:tr>
    </w:tbl>
    <w:p w14:paraId="4FABA70C" w14:textId="77777777" w:rsidR="00C40095" w:rsidRDefault="00AE3C4E">
      <w:pPr>
        <w:spacing w:line="360" w:lineRule="auto"/>
        <w:pPrChange w:id="453" w:author="tbeleyur" w:date="2021-09-13T14:44:00Z">
          <w:pPr/>
        </w:pPrChange>
      </w:pPr>
      <w:r>
        <w:br w:type="page"/>
      </w:r>
    </w:p>
    <w:p w14:paraId="7AA7AAE4" w14:textId="443A948A" w:rsidR="00DC41F2" w:rsidRPr="00DC41F2" w:rsidRDefault="00AE3C4E">
      <w:pPr>
        <w:pStyle w:val="BodyText"/>
        <w:spacing w:line="360" w:lineRule="auto"/>
        <w:rPr>
          <w:b/>
          <w:rPrChange w:id="454" w:author="Dr. Holger R. Goerlitz" w:date="2021-08-13T14:17:00Z">
            <w:rPr/>
          </w:rPrChange>
        </w:rPr>
        <w:pPrChange w:id="455" w:author="tbeleyur" w:date="2021-09-13T14:44:00Z">
          <w:pPr>
            <w:pStyle w:val="BodyText"/>
          </w:pPr>
        </w:pPrChange>
      </w:pPr>
      <w:r w:rsidRPr="00045666">
        <w:rPr>
          <w:b/>
        </w:rPr>
        <w:lastRenderedPageBreak/>
        <w:t xml:space="preserve">Table 2: </w:t>
      </w:r>
      <w:bookmarkStart w:id="456" w:name="tab:windowresults"/>
      <w:ins w:id="457" w:author="Neetash Mysuru" w:date="2021-09-02T15:05:00Z">
        <w:r w:rsidR="008F6400">
          <w:rPr>
            <w:b/>
          </w:rPr>
          <w:t xml:space="preserve">LMM results </w:t>
        </w:r>
      </w:ins>
      <w:ins w:id="458" w:author="Neetash Mysuru" w:date="2021-09-02T15:07:00Z">
        <w:r w:rsidR="001413AE">
          <w:rPr>
            <w:b/>
          </w:rPr>
          <w:t xml:space="preserve">from </w:t>
        </w:r>
        <w:r w:rsidR="001413AE" w:rsidRPr="00703574">
          <w:rPr>
            <w:b/>
          </w:rPr>
          <w:t>the windowed call analysis</w:t>
        </w:r>
        <w:r w:rsidR="00DE3921">
          <w:rPr>
            <w:b/>
          </w:rPr>
          <w:t xml:space="preserve"> data</w:t>
        </w:r>
        <w:r w:rsidR="009B5B3F">
          <w:rPr>
            <w:b/>
          </w:rPr>
          <w:t xml:space="preserve"> showing </w:t>
        </w:r>
      </w:ins>
      <w:ins w:id="459" w:author="Neetash Mysuru" w:date="2021-09-02T15:05:00Z">
        <w:r w:rsidR="008F6400">
          <w:rPr>
            <w:b/>
          </w:rPr>
          <w:t xml:space="preserve">the </w:t>
        </w:r>
      </w:ins>
      <w:ins w:id="460" w:author="Dr. Holger R. Goerlitz" w:date="2021-08-13T16:15:00Z">
        <w:del w:id="461" w:author="Neetash Mysuru" w:date="2021-09-02T15:05:00Z">
          <w:r w:rsidR="006011C7" w:rsidDel="008F6400">
            <w:rPr>
              <w:b/>
            </w:rPr>
            <w:delText>D</w:delText>
          </w:r>
        </w:del>
      </w:ins>
      <w:ins w:id="462" w:author="Neetash Mysuru" w:date="2021-09-02T15:05:00Z">
        <w:r w:rsidR="008F6400">
          <w:rPr>
            <w:b/>
          </w:rPr>
          <w:t>d</w:t>
        </w:r>
      </w:ins>
      <w:r w:rsidR="006011C7">
        <w:rPr>
          <w:b/>
        </w:rPr>
        <w:t xml:space="preserve">ifferences in call parameters between </w:t>
      </w:r>
      <w:ins w:id="463" w:author="Neetash Mysuru" w:date="2021-09-02T15:06:00Z">
        <w:r w:rsidR="00EA10B4">
          <w:rPr>
            <w:b/>
          </w:rPr>
          <w:t xml:space="preserve">single and multi-bat </w:t>
        </w:r>
      </w:ins>
      <w:r w:rsidR="006011C7">
        <w:rPr>
          <w:b/>
        </w:rPr>
        <w:t xml:space="preserve">contexts </w:t>
      </w:r>
      <w:del w:id="464" w:author="Neetash Mysuru" w:date="2021-09-02T15:06:00Z">
        <w:r w:rsidR="006011C7" w:rsidDel="0065045C">
          <w:rPr>
            <w:b/>
          </w:rPr>
          <w:delText xml:space="preserve">for </w:delText>
        </w:r>
      </w:del>
      <w:del w:id="465" w:author="Neetash Mysuru" w:date="2021-09-02T15:07:00Z">
        <w:r w:rsidR="00DC41F2" w:rsidRPr="00DC41F2" w:rsidDel="001413AE">
          <w:rPr>
            <w:b/>
            <w:rPrChange w:id="466" w:author="Dr. Holger R. Goerlitz" w:date="2021-08-13T14:17:00Z">
              <w:rPr/>
            </w:rPrChange>
          </w:rPr>
          <w:delText>the windowed call analysis</w:delText>
        </w:r>
      </w:del>
      <w:r w:rsidR="00DC41F2" w:rsidRPr="00DC41F2">
        <w:rPr>
          <w:b/>
          <w:rPrChange w:id="467" w:author="Dr. Holger R. Goerlitz" w:date="2021-08-13T14:17:00Z">
            <w:rPr/>
          </w:rPrChange>
        </w:rPr>
        <w:t>.</w:t>
      </w:r>
    </w:p>
    <w:p w14:paraId="6B212FF3" w14:textId="1E8B5DBE" w:rsidR="006011C7" w:rsidRDefault="006011C7">
      <w:pPr>
        <w:pStyle w:val="BodyText"/>
        <w:spacing w:line="360" w:lineRule="auto"/>
        <w:pPrChange w:id="468" w:author="tbeleyur" w:date="2021-09-13T14:44:00Z">
          <w:pPr>
            <w:pStyle w:val="BodyText"/>
          </w:pPr>
        </w:pPrChange>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456"/>
    <w:p w14:paraId="07346A3A" w14:textId="205DF606" w:rsidR="00C40095" w:rsidRDefault="00C40095">
      <w:pPr>
        <w:pStyle w:val="BodyText"/>
        <w:spacing w:line="360" w:lineRule="auto"/>
        <w:pPrChange w:id="469" w:author="tbeleyur" w:date="2021-09-13T14:44:00Z">
          <w:pPr>
            <w:pStyle w:val="BodyText"/>
          </w:pPr>
        </w:pPrChange>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pPr>
              <w:spacing w:before="100" w:after="100" w:line="360" w:lineRule="auto"/>
              <w:ind w:left="100" w:right="100"/>
              <w:pPrChange w:id="470" w:author="tbeleyur" w:date="2021-09-13T14:44:00Z">
                <w:pPr>
                  <w:spacing w:before="100" w:after="100"/>
                  <w:ind w:left="100" w:right="100"/>
                </w:pPr>
              </w:pPrChange>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pPr>
              <w:spacing w:before="100" w:after="100" w:line="360" w:lineRule="auto"/>
              <w:ind w:left="100" w:right="100"/>
              <w:pPrChange w:id="471" w:author="tbeleyur" w:date="2021-09-13T14:44:00Z">
                <w:pPr>
                  <w:spacing w:before="100" w:after="100"/>
                  <w:ind w:left="100" w:right="100"/>
                </w:pPr>
              </w:pPrChange>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pPr>
              <w:spacing w:before="100" w:after="100" w:line="360" w:lineRule="auto"/>
              <w:ind w:left="100" w:right="100"/>
              <w:jc w:val="center"/>
              <w:pPrChange w:id="472" w:author="tbeleyur" w:date="2021-09-13T14:44:00Z">
                <w:pPr>
                  <w:spacing w:before="100" w:after="100"/>
                  <w:ind w:left="100" w:right="100"/>
                  <w:jc w:val="center"/>
                </w:pPr>
              </w:pPrChange>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pPr>
              <w:spacing w:before="100" w:after="100" w:line="360" w:lineRule="auto"/>
              <w:ind w:left="100" w:right="100"/>
              <w:jc w:val="center"/>
              <w:pPrChange w:id="473" w:author="tbeleyur" w:date="2021-09-13T14:44:00Z">
                <w:pPr>
                  <w:spacing w:before="100" w:after="100"/>
                  <w:ind w:left="100" w:right="100"/>
                  <w:jc w:val="center"/>
                </w:pPr>
              </w:pPrChange>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pPr>
              <w:spacing w:before="100" w:after="100" w:line="360" w:lineRule="auto"/>
              <w:ind w:left="100" w:right="100"/>
              <w:pPrChange w:id="474" w:author="tbeleyur" w:date="2021-09-13T14:44:00Z">
                <w:pPr>
                  <w:spacing w:before="100" w:after="100"/>
                  <w:ind w:left="100" w:right="100"/>
                </w:pPr>
              </w:pPrChange>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pPr>
              <w:spacing w:before="100" w:after="100" w:line="360" w:lineRule="auto"/>
              <w:ind w:left="100" w:right="100"/>
              <w:pPrChange w:id="475" w:author="tbeleyur" w:date="2021-09-13T14:44:00Z">
                <w:pPr>
                  <w:spacing w:before="100" w:after="100"/>
                  <w:ind w:left="100" w:right="100"/>
                </w:pPr>
              </w:pPrChange>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pPr>
              <w:spacing w:before="100" w:after="100" w:line="360" w:lineRule="auto"/>
              <w:ind w:left="100" w:right="100"/>
              <w:jc w:val="center"/>
              <w:pPrChange w:id="476"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pPr>
              <w:spacing w:before="100" w:after="100" w:line="360" w:lineRule="auto"/>
              <w:ind w:left="100" w:right="100"/>
              <w:jc w:val="center"/>
              <w:pPrChange w:id="477"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pPr>
              <w:spacing w:before="100" w:after="100" w:line="360" w:lineRule="auto"/>
              <w:ind w:left="100" w:right="100"/>
              <w:jc w:val="center"/>
              <w:pPrChange w:id="478"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pPr>
              <w:spacing w:before="100" w:after="100" w:line="360" w:lineRule="auto"/>
              <w:ind w:left="100" w:right="100"/>
              <w:jc w:val="center"/>
              <w:pPrChange w:id="479"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pPr>
              <w:spacing w:before="100" w:after="100" w:line="360" w:lineRule="auto"/>
              <w:ind w:left="100" w:right="100"/>
              <w:jc w:val="center"/>
              <w:pPrChange w:id="480"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pPr>
              <w:spacing w:before="100" w:after="100" w:line="360" w:lineRule="auto"/>
              <w:ind w:left="100" w:right="100"/>
              <w:jc w:val="center"/>
              <w:pPrChange w:id="481"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pPr>
              <w:spacing w:before="100" w:after="100" w:line="360" w:lineRule="auto"/>
              <w:ind w:left="100" w:right="100"/>
              <w:jc w:val="center"/>
              <w:pPrChange w:id="482"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line="360" w:lineRule="auto"/>
              <w:ind w:left="100" w:right="100"/>
              <w:jc w:val="center"/>
              <w:pPrChange w:id="483" w:author="tbeleyur" w:date="2021-09-13T14:44:00Z">
                <w:pPr>
                  <w:spacing w:before="100" w:after="100"/>
                  <w:ind w:left="100" w:right="100"/>
                  <w:jc w:val="center"/>
                </w:pPr>
              </w:pPrChange>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line="360" w:lineRule="auto"/>
              <w:ind w:left="100" w:right="100"/>
              <w:jc w:val="center"/>
              <w:pPrChange w:id="484" w:author="tbeleyur" w:date="2021-09-13T14:44:00Z">
                <w:pPr>
                  <w:spacing w:before="100" w:after="100"/>
                  <w:ind w:left="100" w:right="100"/>
                  <w:jc w:val="center"/>
                </w:pPr>
              </w:pPrChange>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line="360" w:lineRule="auto"/>
              <w:ind w:left="100" w:right="100"/>
              <w:jc w:val="center"/>
              <w:pPrChange w:id="485"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line="360" w:lineRule="auto"/>
              <w:ind w:left="100" w:right="100"/>
              <w:jc w:val="center"/>
              <w:pPrChange w:id="486" w:author="tbeleyur" w:date="2021-09-13T14:44:00Z">
                <w:pPr>
                  <w:spacing w:before="100" w:after="100"/>
                  <w:ind w:left="100" w:right="100"/>
                  <w:jc w:val="center"/>
                </w:pPr>
              </w:pPrChange>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line="360" w:lineRule="auto"/>
              <w:ind w:left="100" w:right="100"/>
              <w:jc w:val="center"/>
              <w:pPrChange w:id="487"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line="360" w:lineRule="auto"/>
              <w:ind w:left="100" w:right="100"/>
              <w:jc w:val="center"/>
              <w:pPrChange w:id="488"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line="360" w:lineRule="auto"/>
              <w:ind w:left="100" w:right="100"/>
              <w:jc w:val="center"/>
              <w:pPrChange w:id="489"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line="360" w:lineRule="auto"/>
              <w:ind w:left="100" w:right="100"/>
              <w:jc w:val="center"/>
              <w:pPrChange w:id="490"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line="360" w:lineRule="auto"/>
              <w:ind w:left="100" w:right="100"/>
              <w:jc w:val="center"/>
              <w:pPrChange w:id="491"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line="360" w:lineRule="auto"/>
              <w:ind w:left="100" w:right="100"/>
              <w:jc w:val="center"/>
              <w:pPrChange w:id="492" w:author="tbeleyur" w:date="2021-09-13T14:44:00Z">
                <w:pPr>
                  <w:spacing w:before="100" w:after="100"/>
                  <w:ind w:left="100" w:right="100"/>
                  <w:jc w:val="center"/>
                </w:pPr>
              </w:pPrChange>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line="360" w:lineRule="auto"/>
              <w:ind w:left="100" w:right="100"/>
              <w:jc w:val="center"/>
              <w:pPrChange w:id="493" w:author="tbeleyur" w:date="2021-09-13T14:44:00Z">
                <w:pPr>
                  <w:spacing w:before="100" w:after="100"/>
                  <w:ind w:left="100" w:right="100"/>
                  <w:jc w:val="center"/>
                </w:pPr>
              </w:pPrChange>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line="360" w:lineRule="auto"/>
              <w:ind w:left="100" w:right="100"/>
              <w:jc w:val="center"/>
              <w:pPrChange w:id="494" w:author="tbeleyur" w:date="2021-09-13T14:44:00Z">
                <w:pPr>
                  <w:spacing w:before="100" w:after="100"/>
                  <w:ind w:left="100" w:right="100"/>
                  <w:jc w:val="center"/>
                </w:pPr>
              </w:pPrChange>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line="360" w:lineRule="auto"/>
              <w:ind w:left="100" w:right="100"/>
              <w:jc w:val="center"/>
              <w:pPrChange w:id="495"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line="360" w:lineRule="auto"/>
              <w:ind w:left="100" w:right="100"/>
              <w:jc w:val="center"/>
              <w:pPrChange w:id="496"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line="360" w:lineRule="auto"/>
              <w:ind w:left="100" w:right="100"/>
              <w:jc w:val="center"/>
              <w:pPrChange w:id="497"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line="360" w:lineRule="auto"/>
              <w:ind w:left="100" w:right="100"/>
              <w:jc w:val="center"/>
              <w:pPrChange w:id="498"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line="360" w:lineRule="auto"/>
              <w:ind w:left="100" w:right="100"/>
              <w:jc w:val="center"/>
              <w:pPrChange w:id="499"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line="360" w:lineRule="auto"/>
              <w:ind w:left="100" w:right="100"/>
              <w:jc w:val="center"/>
              <w:pPrChange w:id="500" w:author="tbeleyur" w:date="2021-09-13T14:44:00Z">
                <w:pPr>
                  <w:spacing w:before="100" w:after="100"/>
                  <w:ind w:left="100" w:right="100"/>
                  <w:jc w:val="center"/>
                </w:pPr>
              </w:pPrChange>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line="360" w:lineRule="auto"/>
              <w:ind w:left="100" w:right="100"/>
              <w:jc w:val="center"/>
              <w:pPrChange w:id="501" w:author="tbeleyur" w:date="2021-09-13T14:44:00Z">
                <w:pPr>
                  <w:spacing w:before="100" w:after="100"/>
                  <w:ind w:left="100" w:right="100"/>
                  <w:jc w:val="center"/>
                </w:pPr>
              </w:pPrChange>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line="360" w:lineRule="auto"/>
              <w:ind w:left="100" w:right="100"/>
              <w:jc w:val="center"/>
              <w:pPrChange w:id="502" w:author="tbeleyur" w:date="2021-09-13T14:44:00Z">
                <w:pPr>
                  <w:spacing w:before="100" w:after="100"/>
                  <w:ind w:left="100" w:right="100"/>
                  <w:jc w:val="center"/>
                </w:pPr>
              </w:pPrChange>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line="360" w:lineRule="auto"/>
              <w:ind w:left="100" w:right="100"/>
              <w:jc w:val="center"/>
              <w:pPrChange w:id="503" w:author="tbeleyur" w:date="2021-09-13T14:44:00Z">
                <w:pPr>
                  <w:spacing w:before="100" w:after="100"/>
                  <w:ind w:left="100" w:right="100"/>
                  <w:jc w:val="center"/>
                </w:pPr>
              </w:pPrChange>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line="360" w:lineRule="auto"/>
              <w:ind w:left="100" w:right="100"/>
              <w:jc w:val="center"/>
              <w:pPrChange w:id="504" w:author="tbeleyur" w:date="2021-09-13T14:44:00Z">
                <w:pPr>
                  <w:spacing w:before="100" w:after="100"/>
                  <w:ind w:left="100" w:right="100"/>
                  <w:jc w:val="center"/>
                </w:pPr>
              </w:pPrChange>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line="360" w:lineRule="auto"/>
              <w:ind w:left="100" w:right="100"/>
              <w:jc w:val="center"/>
              <w:pPrChange w:id="505" w:author="tbeleyur" w:date="2021-09-13T14:44:00Z">
                <w:pPr>
                  <w:spacing w:before="100" w:after="100"/>
                  <w:ind w:left="100" w:right="100"/>
                  <w:jc w:val="center"/>
                </w:pPr>
              </w:pPrChange>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pPr>
              <w:spacing w:before="100" w:after="100" w:line="360" w:lineRule="auto"/>
              <w:ind w:left="100" w:right="100"/>
              <w:jc w:val="center"/>
              <w:pPrChange w:id="506"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line="360" w:lineRule="auto"/>
              <w:ind w:left="100" w:right="100"/>
              <w:jc w:val="center"/>
              <w:pPrChange w:id="507" w:author="tbeleyur" w:date="2021-09-13T14:44:00Z">
                <w:pPr>
                  <w:spacing w:before="100" w:after="100"/>
                  <w:ind w:left="100" w:right="100"/>
                  <w:jc w:val="center"/>
                </w:pPr>
              </w:pPrChange>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line="360" w:lineRule="auto"/>
              <w:ind w:left="100" w:right="100"/>
              <w:jc w:val="center"/>
              <w:pPrChange w:id="508" w:author="tbeleyur" w:date="2021-09-13T14:44:00Z">
                <w:pPr>
                  <w:spacing w:before="100" w:after="100"/>
                  <w:ind w:left="100" w:right="100"/>
                  <w:jc w:val="center"/>
                </w:pPr>
              </w:pPrChange>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line="360" w:lineRule="auto"/>
              <w:ind w:left="100" w:right="100"/>
              <w:jc w:val="center"/>
              <w:pPrChange w:id="509"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line="360" w:lineRule="auto"/>
              <w:ind w:left="100" w:right="100"/>
              <w:jc w:val="center"/>
              <w:pPrChange w:id="510" w:author="tbeleyur" w:date="2021-09-13T14:44:00Z">
                <w:pPr>
                  <w:spacing w:before="100" w:after="100"/>
                  <w:ind w:left="100" w:right="100"/>
                  <w:jc w:val="center"/>
                </w:pPr>
              </w:pPrChange>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line="360" w:lineRule="auto"/>
              <w:ind w:left="100" w:right="100"/>
              <w:jc w:val="center"/>
              <w:pPrChange w:id="511"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line="360" w:lineRule="auto"/>
              <w:ind w:left="100" w:right="100"/>
              <w:jc w:val="center"/>
              <w:pPrChange w:id="512"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line="360" w:lineRule="auto"/>
              <w:ind w:left="100" w:right="100"/>
              <w:jc w:val="center"/>
              <w:pPrChange w:id="513"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line="360" w:lineRule="auto"/>
              <w:ind w:left="100" w:right="100"/>
              <w:jc w:val="center"/>
              <w:pPrChange w:id="514"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line="360" w:lineRule="auto"/>
              <w:ind w:left="100" w:right="100"/>
              <w:jc w:val="center"/>
              <w:pPrChange w:id="515"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line="360" w:lineRule="auto"/>
              <w:ind w:left="100" w:right="100"/>
              <w:jc w:val="center"/>
              <w:pPrChange w:id="516" w:author="tbeleyur" w:date="2021-09-13T14:44:00Z">
                <w:pPr>
                  <w:spacing w:before="100" w:after="100"/>
                  <w:ind w:left="100" w:right="100"/>
                  <w:jc w:val="center"/>
                </w:pPr>
              </w:pPrChange>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line="360" w:lineRule="auto"/>
              <w:ind w:left="100" w:right="100"/>
              <w:jc w:val="center"/>
              <w:pPrChange w:id="517" w:author="tbeleyur" w:date="2021-09-13T14:44:00Z">
                <w:pPr>
                  <w:spacing w:before="100" w:after="100"/>
                  <w:ind w:left="100" w:right="100"/>
                  <w:jc w:val="center"/>
                </w:pPr>
              </w:pPrChange>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line="360" w:lineRule="auto"/>
              <w:ind w:left="100" w:right="100"/>
              <w:jc w:val="center"/>
              <w:pPrChange w:id="518" w:author="tbeleyur" w:date="2021-09-13T14:44:00Z">
                <w:pPr>
                  <w:spacing w:before="100" w:after="100"/>
                  <w:ind w:left="100" w:right="100"/>
                  <w:jc w:val="center"/>
                </w:pPr>
              </w:pPrChange>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line="360" w:lineRule="auto"/>
              <w:ind w:left="100" w:right="100"/>
              <w:jc w:val="center"/>
              <w:pPrChange w:id="519"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line="360" w:lineRule="auto"/>
              <w:ind w:left="100" w:right="100"/>
              <w:jc w:val="center"/>
              <w:pPrChange w:id="520"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line="360" w:lineRule="auto"/>
              <w:ind w:left="100" w:right="100"/>
              <w:jc w:val="center"/>
              <w:pPrChange w:id="521"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line="360" w:lineRule="auto"/>
              <w:ind w:left="100" w:right="100"/>
              <w:jc w:val="center"/>
              <w:pPrChange w:id="522"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line="360" w:lineRule="auto"/>
              <w:ind w:left="100" w:right="100"/>
              <w:jc w:val="center"/>
              <w:pPrChange w:id="523"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line="360" w:lineRule="auto"/>
              <w:ind w:left="100" w:right="100"/>
              <w:jc w:val="center"/>
              <w:pPrChange w:id="524" w:author="tbeleyur" w:date="2021-09-13T14:44:00Z">
                <w:pPr>
                  <w:spacing w:before="100" w:after="100"/>
                  <w:ind w:left="100" w:right="100"/>
                  <w:jc w:val="center"/>
                </w:pPr>
              </w:pPrChange>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line="360" w:lineRule="auto"/>
              <w:ind w:left="100" w:right="100"/>
              <w:jc w:val="center"/>
              <w:pPrChange w:id="525" w:author="tbeleyur" w:date="2021-09-13T14:44:00Z">
                <w:pPr>
                  <w:spacing w:before="100" w:after="100"/>
                  <w:ind w:left="100" w:right="100"/>
                  <w:jc w:val="center"/>
                </w:pPr>
              </w:pPrChange>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line="360" w:lineRule="auto"/>
              <w:ind w:left="100" w:right="100"/>
              <w:jc w:val="center"/>
              <w:pPrChange w:id="526" w:author="tbeleyur" w:date="2021-09-13T14:44:00Z">
                <w:pPr>
                  <w:spacing w:before="100" w:after="100"/>
                  <w:ind w:left="100" w:right="100"/>
                  <w:jc w:val="center"/>
                </w:pPr>
              </w:pPrChange>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line="360" w:lineRule="auto"/>
              <w:ind w:left="100" w:right="100"/>
              <w:jc w:val="center"/>
              <w:pPrChange w:id="527"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line="360" w:lineRule="auto"/>
              <w:ind w:left="100" w:right="100"/>
              <w:jc w:val="center"/>
              <w:pPrChange w:id="528" w:author="tbeleyur" w:date="2021-09-13T14:44:00Z">
                <w:pPr>
                  <w:spacing w:before="100" w:after="100"/>
                  <w:ind w:left="100" w:right="100"/>
                  <w:jc w:val="center"/>
                </w:pPr>
              </w:pPrChange>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line="360" w:lineRule="auto"/>
              <w:ind w:left="100" w:right="100"/>
              <w:jc w:val="center"/>
              <w:pPrChange w:id="529" w:author="tbeleyur" w:date="2021-09-13T14:44:00Z">
                <w:pPr>
                  <w:spacing w:before="100" w:after="100"/>
                  <w:ind w:left="100" w:right="100"/>
                  <w:jc w:val="center"/>
                </w:pPr>
              </w:pPrChange>
            </w:pPr>
            <w:r>
              <w:rPr>
                <w:rFonts w:ascii="Arial" w:eastAsia="Arial" w:hAnsi="Arial" w:cs="Arial"/>
                <w:color w:val="000000"/>
                <w:sz w:val="16"/>
                <w:szCs w:val="16"/>
              </w:rPr>
              <w:t>1.29</w:t>
            </w:r>
          </w:p>
        </w:tc>
      </w:tr>
    </w:tbl>
    <w:p w14:paraId="490AF75B" w14:textId="77777777" w:rsidR="00D243B4" w:rsidRDefault="00D243B4">
      <w:pPr>
        <w:pStyle w:val="Heading2"/>
        <w:spacing w:line="360" w:lineRule="auto"/>
        <w:rPr>
          <w:rStyle w:val="SectionNumber"/>
          <w:rFonts w:asciiTheme="minorHAnsi" w:eastAsiaTheme="minorHAnsi" w:hAnsiTheme="minorHAnsi" w:cstheme="minorBidi"/>
          <w:b w:val="0"/>
          <w:bCs w:val="0"/>
          <w:color w:val="auto"/>
          <w:sz w:val="24"/>
          <w:szCs w:val="24"/>
        </w:rPr>
        <w:pPrChange w:id="530" w:author="tbeleyur" w:date="2021-09-13T14:44:00Z">
          <w:pPr>
            <w:pStyle w:val="Heading2"/>
          </w:pPr>
        </w:pPrChange>
      </w:pPr>
      <w:bookmarkStart w:id="531" w:name="windowed-call-analysis"/>
      <w:bookmarkEnd w:id="304"/>
    </w:p>
    <w:p w14:paraId="78C0EC6D" w14:textId="30B4639E" w:rsidR="00C40095" w:rsidRDefault="004E48B0">
      <w:pPr>
        <w:pStyle w:val="Heading2"/>
        <w:spacing w:line="360" w:lineRule="auto"/>
        <w:pPrChange w:id="532" w:author="tbeleyur" w:date="2021-09-13T14:44:00Z">
          <w:pPr>
            <w:pStyle w:val="Heading2"/>
          </w:pPr>
        </w:pPrChange>
      </w:pPr>
      <w:r>
        <w:rPr>
          <w:rStyle w:val="SectionNumber"/>
        </w:rPr>
        <w:t>3</w:t>
      </w:r>
      <w:r w:rsidR="00AE3C4E">
        <w:rPr>
          <w:rStyle w:val="SectionNumber"/>
        </w:rPr>
        <w:t>.2</w:t>
      </w:r>
      <w:r w:rsidR="00AE3C4E">
        <w:tab/>
        <w:t>Windowed call analysis</w:t>
      </w:r>
    </w:p>
    <w:p w14:paraId="1C3B17A6" w14:textId="27C1D643" w:rsidR="00C40095" w:rsidRDefault="00AE3C4E">
      <w:pPr>
        <w:pStyle w:val="FirstParagraph"/>
        <w:spacing w:line="360" w:lineRule="auto"/>
        <w:pPrChange w:id="533" w:author="tbeleyur" w:date="2021-09-13T14:44:00Z">
          <w:pPr>
            <w:pStyle w:val="FirstParagraph"/>
          </w:pPr>
        </w:pPrChange>
      </w:pPr>
      <w:r>
        <w:t xml:space="preserve">For each window in a </w:t>
      </w:r>
      <w:del w:id="534" w:author="Thejasvi Beleyur" w:date="2021-09-14T10:33:00Z">
        <w:r w:rsidDel="00E8630B">
          <w:delText>flight-activity</w:delText>
        </w:r>
      </w:del>
      <w:ins w:id="535" w:author="Thejasvi Beleyur" w:date="2021-09-14T10:33:00Z">
        <w:r w:rsidR="00E8630B">
          <w:t>bat activity</w:t>
        </w:r>
      </w:ins>
      <w:r>
        <w:t xml:space="preserve"> audio we obtained received level and FM lower frequency (</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t xml:space="preserve"> 87). For each </w:t>
      </w:r>
      <w:del w:id="536" w:author="Thejasvi Beleyur" w:date="2021-09-14T10:33:00Z">
        <w:r w:rsidDel="00E8630B">
          <w:delText>flight-activity</w:delText>
        </w:r>
      </w:del>
      <w:ins w:id="537" w:author="Thejasvi Beleyur" w:date="2021-09-14T10:33:00Z">
        <w:r w:rsidR="00E8630B">
          <w:t>bat activity</w:t>
        </w:r>
      </w:ins>
      <w:r>
        <w:t xml:space="preserve"> audio we also measured the dominant-frequency range.</w:t>
      </w:r>
    </w:p>
    <w:p w14:paraId="2206ED22" w14:textId="77777777" w:rsidR="00C40095" w:rsidRDefault="00AE3C4E">
      <w:pPr>
        <w:pStyle w:val="BodyText"/>
        <w:spacing w:line="360" w:lineRule="auto"/>
        <w:pPrChange w:id="538" w:author="tbeleyur" w:date="2021-09-13T14:44:00Z">
          <w:pPr>
            <w:pStyle w:val="BodyText"/>
          </w:pPr>
        </w:pPrChange>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77777777" w:rsidR="00C40095" w:rsidRDefault="00AE3C4E">
      <w:pPr>
        <w:pStyle w:val="BodyText"/>
        <w:spacing w:line="360" w:lineRule="auto"/>
        <w:pPrChange w:id="539" w:author="tbeleyur" w:date="2021-09-13T14:44:00Z">
          <w:pPr>
            <w:pStyle w:val="BodyText"/>
          </w:pPr>
        </w:pPrChange>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do not show any special responses to each other (SI ??).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pPr>
        <w:pStyle w:val="BodyText"/>
        <w:spacing w:line="360" w:lineRule="auto"/>
        <w:pPrChange w:id="540" w:author="tbeleyur" w:date="2021-09-13T14:44:00Z">
          <w:pPr>
            <w:pStyle w:val="BodyText"/>
          </w:pPr>
        </w:pPrChange>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pPr>
        <w:pStyle w:val="BodyText"/>
        <w:spacing w:line="360" w:lineRule="auto"/>
        <w:pPrChange w:id="541" w:author="tbeleyur" w:date="2021-09-13T14:44:00Z">
          <w:pPr>
            <w:pStyle w:val="BodyText"/>
          </w:pPr>
        </w:pPrChange>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pPr>
        <w:pStyle w:val="CaptionedFigure"/>
        <w:spacing w:line="360" w:lineRule="auto"/>
        <w:pPrChange w:id="542" w:author="tbeleyur" w:date="2021-09-13T14:44:00Z">
          <w:pPr>
            <w:pStyle w:val="CaptionedFigure"/>
          </w:pPr>
        </w:pPrChange>
      </w:pPr>
      <w:r>
        <w:rPr>
          <w:noProof/>
        </w:rPr>
        <w:lastRenderedPageBreak/>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5"/>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pPr>
        <w:pStyle w:val="ImageCaption"/>
        <w:spacing w:line="360" w:lineRule="auto"/>
        <w:rPr>
          <w:b/>
          <w:rPrChange w:id="543" w:author="Dr. Holger R. Goerlitz" w:date="2021-08-13T14:18:00Z">
            <w:rPr/>
          </w:rPrChange>
        </w:rPr>
        <w:pPrChange w:id="544" w:author="tbeleyur" w:date="2021-09-13T14:44:00Z">
          <w:pPr>
            <w:pStyle w:val="ImageCaption"/>
          </w:pPr>
        </w:pPrChange>
      </w:pPr>
      <w:commentRangeStart w:id="545"/>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545"/>
      <w:r w:rsidR="00830006">
        <w:rPr>
          <w:rStyle w:val="CommentReference"/>
          <w:i w:val="0"/>
        </w:rPr>
        <w:commentReference w:id="545"/>
      </w:r>
    </w:p>
    <w:p w14:paraId="0CC017E4" w14:textId="048287A2" w:rsidR="00830006" w:rsidRDefault="00C920AA">
      <w:pPr>
        <w:pStyle w:val="ImageCaption"/>
        <w:spacing w:line="360" w:lineRule="auto"/>
        <w:pPrChange w:id="546" w:author="tbeleyur" w:date="2021-09-13T14:44:00Z">
          <w:pPr>
            <w:pStyle w:val="ImageCaption"/>
          </w:pPr>
        </w:pPrChange>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547" w:author="Neetash Mysuru" w:date="2021-09-10T14:01:00Z">
        <w:r w:rsidR="00AE3C4E" w:rsidDel="00B223C0">
          <w:delText>low</w:delText>
        </w:r>
        <w:r w:rsidR="00830006" w:rsidDel="00B223C0">
          <w:delText>est</w:delText>
        </w:r>
        <w:r w:rsidR="00AE3C4E" w:rsidDel="00B223C0">
          <w:delText xml:space="preserve"> </w:delText>
        </w:r>
      </w:del>
      <w:ins w:id="548" w:author="Neetash Mysuru" w:date="2021-09-10T14:01:00Z">
        <w:r w:rsidR="00B223C0">
          <w:t xml:space="preserve">lower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0AD07728" w:rsidR="00C40095" w:rsidRDefault="00830006">
      <w:pPr>
        <w:pStyle w:val="ImageCaption"/>
        <w:spacing w:line="360" w:lineRule="auto"/>
        <w:pPrChange w:id="549" w:author="tbeleyur" w:date="2021-09-13T14:44:00Z">
          <w:pPr>
            <w:pStyle w:val="ImageCaption"/>
          </w:pPr>
        </w:pPrChange>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(MPA,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pPr>
        <w:pStyle w:val="Heading1"/>
        <w:spacing w:line="360" w:lineRule="auto"/>
        <w:pPrChange w:id="550" w:author="tbeleyur" w:date="2021-09-13T14:44:00Z">
          <w:pPr>
            <w:pStyle w:val="Heading1"/>
          </w:pPr>
        </w:pPrChange>
      </w:pPr>
      <w:bookmarkStart w:id="551" w:name="discussion"/>
      <w:bookmarkEnd w:id="297"/>
      <w:bookmarkEnd w:id="531"/>
      <w:r>
        <w:rPr>
          <w:rStyle w:val="SectionNumber"/>
        </w:rPr>
        <w:t>4</w:t>
      </w:r>
      <w:r w:rsidR="00AE3C4E">
        <w:tab/>
        <w:t>Discussion</w:t>
      </w:r>
    </w:p>
    <w:p w14:paraId="38DC5E33" w14:textId="5310B6F6" w:rsidR="003521A6" w:rsidDel="003521A6" w:rsidRDefault="007D1977">
      <w:pPr>
        <w:pStyle w:val="BodyText"/>
        <w:spacing w:line="360" w:lineRule="auto"/>
        <w:rPr>
          <w:del w:id="552" w:author="Neetash Mysuru" w:date="2021-09-09T00:06:00Z"/>
          <w:moveTo w:id="553" w:author="Neetash Mysuru" w:date="2021-09-09T00:06:00Z"/>
        </w:rPr>
        <w:pPrChange w:id="554" w:author="tbeleyur" w:date="2021-09-13T14:44:00Z">
          <w:pPr>
            <w:pStyle w:val="BodyText"/>
          </w:pPr>
        </w:pPrChange>
      </w:pPr>
      <w:ins w:id="555" w:author="Neetash Mysuru" w:date="2021-09-08T17:38:00Z">
        <w:r>
          <w:t xml:space="preserve">The </w:t>
        </w:r>
      </w:ins>
      <w:ins w:id="556" w:author="Neetash Mysuru" w:date="2021-09-08T17:49:00Z">
        <w:r w:rsidR="008971C3">
          <w:t>CF</w:t>
        </w:r>
      </w:ins>
      <w:ins w:id="557" w:author="Neetash Mysuru" w:date="2021-09-08T17:38:00Z">
        <w:r>
          <w:t xml:space="preserve"> bats</w:t>
        </w:r>
      </w:ins>
      <w:ins w:id="558" w:author="Neetash Mysuru" w:date="2021-09-08T17:39:00Z">
        <w:r w:rsidR="00246468">
          <w:t xml:space="preserve"> </w:t>
        </w:r>
      </w:ins>
      <w:ins w:id="559" w:author="Neetash Mysuru" w:date="2021-09-10T12:00:00Z">
        <w:r w:rsidR="00366504">
          <w:t xml:space="preserve">have long </w:t>
        </w:r>
      </w:ins>
      <w:ins w:id="560" w:author="Neetash Mysuru" w:date="2021-09-08T17:48:00Z">
        <w:r w:rsidR="00526B47">
          <w:t xml:space="preserve">duration calls </w:t>
        </w:r>
      </w:ins>
      <w:ins w:id="561" w:author="Neetash Mysuru" w:date="2021-09-10T12:00:00Z">
        <w:r w:rsidR="00366504">
          <w:t xml:space="preserve">that </w:t>
        </w:r>
      </w:ins>
      <w:ins w:id="562" w:author="Neetash Mysuru" w:date="2021-09-08T17:48:00Z">
        <w:r w:rsidR="00526B47">
          <w:t xml:space="preserve">are </w:t>
        </w:r>
      </w:ins>
      <w:ins w:id="563" w:author="Neetash Mysuru" w:date="2021-09-08T17:39:00Z">
        <w:r w:rsidR="00246468">
          <w:t xml:space="preserve">more likely to suffer from </w:t>
        </w:r>
      </w:ins>
      <w:ins w:id="564" w:author="Neetash Mysuru" w:date="2021-09-08T17:48:00Z">
        <w:r w:rsidR="005F379A">
          <w:t>acoustic interference</w:t>
        </w:r>
      </w:ins>
      <w:ins w:id="565" w:author="Neetash Mysuru" w:date="2021-09-08T17:59:00Z">
        <w:r w:rsidR="002A46DB">
          <w:t xml:space="preserve"> of echoes when in groups</w:t>
        </w:r>
      </w:ins>
      <w:ins w:id="566" w:author="Neetash Mysuru" w:date="2021-09-08T17:48:00Z">
        <w:r w:rsidR="005F379A">
          <w:t>.</w:t>
        </w:r>
      </w:ins>
      <w:ins w:id="567" w:author="Neetash Mysuru" w:date="2021-09-08T17:59:00Z">
        <w:r w:rsidR="002A46DB">
          <w:t xml:space="preserve"> Yet, they are </w:t>
        </w:r>
      </w:ins>
      <w:ins w:id="568" w:author="Neetash Mysuru" w:date="2021-09-08T17:58:00Z">
        <w:r w:rsidR="002A46DB">
          <w:t>found</w:t>
        </w:r>
        <w:r w:rsidR="00A83D04">
          <w:t xml:space="preserve"> </w:t>
        </w:r>
        <w:r w:rsidR="002A46DB">
          <w:t>flying and foraging in cluttered habitats among other conspecifics</w:t>
        </w:r>
      </w:ins>
      <w:ins w:id="569" w:author="Neetash Mysuru" w:date="2021-09-08T23:12:00Z">
        <w:r w:rsidR="00830E75">
          <w:t xml:space="preserve"> </w:t>
        </w:r>
      </w:ins>
      <w:moveToRangeStart w:id="570" w:author="Neetash Mysuru" w:date="2021-09-08T23:12:00Z" w:name="move82035153"/>
      <w:moveTo w:id="571" w:author="Neetash Mysuru" w:date="2021-09-08T23:12:00Z">
        <w:r w:rsidR="00830E75">
          <w:t>[pers obs.;(62);(63)].</w:t>
        </w:r>
      </w:moveTo>
      <w:moveToRangeEnd w:id="570"/>
      <w:ins w:id="572" w:author="Neetash Mysuru" w:date="2021-09-08T17:58:00Z">
        <w:r w:rsidR="002A46DB">
          <w:t xml:space="preserve"> </w:t>
        </w:r>
      </w:ins>
      <w:ins w:id="573" w:author="Neetash Mysuru" w:date="2021-09-08T18:00:00Z">
        <w:r w:rsidR="000B5187">
          <w:t>While m</w:t>
        </w:r>
        <w:r w:rsidR="002A46DB">
          <w:t xml:space="preserve">any </w:t>
        </w:r>
      </w:ins>
      <w:ins w:id="574" w:author="Neetash Mysuru" w:date="2021-09-08T17:59:00Z">
        <w:r w:rsidR="002A46DB">
          <w:t>FM bat</w:t>
        </w:r>
      </w:ins>
      <w:ins w:id="575" w:author="Neetash Mysuru" w:date="2021-09-08T18:00:00Z">
        <w:r w:rsidR="000B5187">
          <w:t xml:space="preserve"> species</w:t>
        </w:r>
      </w:ins>
      <w:ins w:id="576" w:author="Neetash Mysuru" w:date="2021-09-08T17:59:00Z">
        <w:r w:rsidR="002A46DB">
          <w:t xml:space="preserve"> </w:t>
        </w:r>
      </w:ins>
      <w:ins w:id="577" w:author="Neetash Mysuru" w:date="2021-09-08T18:00:00Z">
        <w:r w:rsidR="002A46DB">
          <w:t>have been studied in group flight contexts</w:t>
        </w:r>
      </w:ins>
      <w:ins w:id="578" w:author="Neetash Mysuru" w:date="2021-09-08T18:01:00Z">
        <w:r w:rsidR="000B5187">
          <w:t xml:space="preserve"> to</w:t>
        </w:r>
      </w:ins>
      <w:ins w:id="579" w:author="Neetash Mysuru" w:date="2021-09-08T18:00:00Z">
        <w:r w:rsidR="002A46DB">
          <w:t xml:space="preserve"> alter</w:t>
        </w:r>
      </w:ins>
      <w:ins w:id="580" w:author="Neetash Mysuru" w:date="2021-09-08T18:01:00Z">
        <w:r w:rsidR="000B5187">
          <w:t xml:space="preserve"> </w:t>
        </w:r>
      </w:ins>
      <w:ins w:id="581" w:author="Neetash Mysuru" w:date="2021-09-08T18:00:00Z">
        <w:r w:rsidR="002A46DB">
          <w:t>their echolocation call parameters</w:t>
        </w:r>
      </w:ins>
      <w:ins w:id="582" w:author="Neetash Mysuru" w:date="2021-09-08T18:01:00Z">
        <w:r w:rsidR="000B5187">
          <w:t xml:space="preserve">, studies of group echolocating horseshoe bats </w:t>
        </w:r>
      </w:ins>
      <w:ins w:id="583" w:author="Neetash Mysuru" w:date="2021-09-08T18:02:00Z">
        <w:r w:rsidR="000B5187">
          <w:t>are</w:t>
        </w:r>
      </w:ins>
      <w:ins w:id="584" w:author="Neetash Mysuru" w:date="2021-09-08T18:01:00Z">
        <w:r w:rsidR="000B5187">
          <w:t xml:space="preserve"> </w:t>
        </w:r>
        <w:commentRangeStart w:id="585"/>
        <w:r w:rsidR="000B5187">
          <w:t>nascent</w:t>
        </w:r>
      </w:ins>
      <w:commentRangeEnd w:id="585"/>
      <w:ins w:id="586" w:author="Neetash Mysuru" w:date="2021-09-10T12:01:00Z">
        <w:r w:rsidR="00366504">
          <w:t>/fewer</w:t>
        </w:r>
      </w:ins>
      <w:ins w:id="587" w:author="Neetash Mysuru" w:date="2021-09-08T18:02:00Z">
        <w:r w:rsidR="000B5187">
          <w:rPr>
            <w:rStyle w:val="CommentReference"/>
          </w:rPr>
          <w:commentReference w:id="585"/>
        </w:r>
      </w:ins>
      <w:ins w:id="588" w:author="Neetash Mysuru" w:date="2021-09-08T18:01:00Z">
        <w:r w:rsidR="000B5187">
          <w:t xml:space="preserve">. One of the </w:t>
        </w:r>
      </w:ins>
      <w:ins w:id="589" w:author="Neetash Mysuru" w:date="2021-09-08T18:04:00Z">
        <w:r w:rsidR="009676B1">
          <w:t>reasons</w:t>
        </w:r>
      </w:ins>
      <w:ins w:id="590" w:author="Neetash Mysuru" w:date="2021-09-08T18:02:00Z">
        <w:r w:rsidR="000B5187">
          <w:t xml:space="preserve"> </w:t>
        </w:r>
      </w:ins>
      <w:ins w:id="591" w:author="Neetash Mysuru" w:date="2021-09-08T18:01:00Z">
        <w:r w:rsidR="000B5187">
          <w:t xml:space="preserve">for </w:t>
        </w:r>
      </w:ins>
      <w:ins w:id="592" w:author="Neetash Mysuru" w:date="2021-09-08T18:02:00Z">
        <w:r w:rsidR="000B5187">
          <w:t xml:space="preserve">it to be less investigated </w:t>
        </w:r>
      </w:ins>
      <w:ins w:id="593" w:author="Neetash Mysuru" w:date="2021-09-08T18:04:00Z">
        <w:r w:rsidR="009676B1">
          <w:t xml:space="preserve">comes with the </w:t>
        </w:r>
      </w:ins>
      <w:ins w:id="594" w:author="Neetash Mysuru" w:date="2021-09-08T17:48:00Z">
        <w:r w:rsidR="008971C3">
          <w:t>technical challenges of analyzing the overlapp</w:t>
        </w:r>
      </w:ins>
      <w:ins w:id="595" w:author="Neetash Mysuru" w:date="2021-09-08T17:49:00Z">
        <w:r w:rsidR="008971C3">
          <w:t xml:space="preserve">ing </w:t>
        </w:r>
      </w:ins>
      <w:ins w:id="596" w:author="Neetash Mysuru" w:date="2021-09-08T18:04:00Z">
        <w:r w:rsidR="009676B1">
          <w:t xml:space="preserve">signals. Despite the challenge, we </w:t>
        </w:r>
      </w:ins>
      <w:ins w:id="597" w:author="Neetash Mysuru" w:date="2021-09-08T18:05:00Z">
        <w:r w:rsidR="009676B1">
          <w:t xml:space="preserve">quantify the call parameters of echolocating </w:t>
        </w:r>
      </w:ins>
      <w:ins w:id="598" w:author="Neetash Mysuru" w:date="2021-09-08T17:49:00Z">
        <w:r w:rsidR="008971C3">
          <w:t xml:space="preserve">CF bats, </w:t>
        </w:r>
      </w:ins>
      <w:ins w:id="599" w:author="Neetash Mysuru" w:date="2021-09-08T18:05:00Z">
        <w:r w:rsidR="009676B1">
          <w:t xml:space="preserve">when in group </w:t>
        </w:r>
      </w:ins>
      <w:ins w:id="600" w:author="Neetash Mysuru" w:date="2021-09-08T23:10:00Z">
        <w:r w:rsidR="00830E75">
          <w:t>by developing</w:t>
        </w:r>
      </w:ins>
      <w:ins w:id="601" w:author="Neetash Mysuru" w:date="2021-09-08T23:47:00Z">
        <w:r w:rsidR="00FE1FDF">
          <w:t>/introducing</w:t>
        </w:r>
      </w:ins>
      <w:ins w:id="602" w:author="Neetash Mysuru" w:date="2021-09-08T18:05:00Z">
        <w:r w:rsidR="009676B1">
          <w:t xml:space="preserve"> </w:t>
        </w:r>
      </w:ins>
      <w:ins w:id="603" w:author="Neetash Mysuru" w:date="2021-09-08T23:42:00Z">
        <w:r w:rsidR="000C11F1">
          <w:t xml:space="preserve">two </w:t>
        </w:r>
      </w:ins>
      <w:ins w:id="604" w:author="Neetash Mysuru" w:date="2021-09-08T18:05:00Z">
        <w:r w:rsidR="009676B1">
          <w:t xml:space="preserve">alternate </w:t>
        </w:r>
      </w:ins>
      <w:ins w:id="605" w:author="Neetash Mysuru" w:date="2021-09-08T18:06:00Z">
        <w:r w:rsidR="009676B1">
          <w:t xml:space="preserve">approaches of extracting information and </w:t>
        </w:r>
      </w:ins>
      <w:ins w:id="606" w:author="Neetash Mysuru" w:date="2021-09-08T23:30:00Z">
        <w:r w:rsidR="00BB0BD3">
          <w:t>analyzing</w:t>
        </w:r>
      </w:ins>
      <w:ins w:id="607" w:author="Neetash Mysuru" w:date="2021-09-08T18:06:00Z">
        <w:r w:rsidR="009676B1">
          <w:t xml:space="preserve"> the parameters. </w:t>
        </w:r>
      </w:ins>
      <w:ins w:id="608" w:author="Neetash Mysuru" w:date="2021-09-08T23:49:00Z">
        <w:r w:rsidR="004B45C7">
          <w:t>The first approach used</w:t>
        </w:r>
      </w:ins>
      <w:ins w:id="609" w:author="Neetash Mysuru" w:date="2021-09-08T23:50:00Z">
        <w:r w:rsidR="004B45C7">
          <w:t xml:space="preserve"> </w:t>
        </w:r>
      </w:ins>
      <w:ins w:id="610" w:author="Neetash Mysuru" w:date="2021-09-08T23:51:00Z">
        <w:r w:rsidR="004B45C7">
          <w:t xml:space="preserve">extracts call parameters from identified </w:t>
        </w:r>
        <w:r w:rsidR="004B45C7">
          <w:lastRenderedPageBreak/>
          <w:t>non-overlapping calls in single and multi</w:t>
        </w:r>
      </w:ins>
      <w:ins w:id="611" w:author="Neetash Mysuru" w:date="2021-09-08T23:52:00Z">
        <w:r w:rsidR="004B45C7">
          <w:t xml:space="preserve">-bat activities. </w:t>
        </w:r>
        <w:commentRangeStart w:id="612"/>
        <w:r w:rsidR="004B45C7">
          <w:t xml:space="preserve">Parameters were extracted using the open source </w:t>
        </w:r>
        <w:proofErr w:type="spellStart"/>
        <w:r w:rsidR="004B45C7">
          <w:t>itsfm</w:t>
        </w:r>
        <w:proofErr w:type="spellEnd"/>
        <w:r w:rsidR="004B45C7">
          <w:t xml:space="preserve"> package </w:t>
        </w:r>
      </w:ins>
      <w:ins w:id="613"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612"/>
        <w:r w:rsidR="004B45C7">
          <w:rPr>
            <w:rStyle w:val="CommentReference"/>
          </w:rPr>
          <w:commentReference w:id="612"/>
        </w:r>
      </w:ins>
      <w:ins w:id="614" w:author="Neetash Mysuru" w:date="2021-09-08T23:54:00Z">
        <w:r w:rsidR="003671CC">
          <w:t>The second approach is</w:t>
        </w:r>
      </w:ins>
      <w:ins w:id="615" w:author="Neetash Mysuru" w:date="2021-09-08T23:56:00Z">
        <w:r w:rsidR="00E7690C">
          <w:t xml:space="preserve"> independent of finding individual non-overlapping sou</w:t>
        </w:r>
      </w:ins>
      <w:ins w:id="616" w:author="Neetash Mysuru" w:date="2021-09-08T23:57:00Z">
        <w:r w:rsidR="00E7690C">
          <w:t>nds</w:t>
        </w:r>
      </w:ins>
      <w:ins w:id="617" w:author="Neetash Mysuru" w:date="2021-09-08T23:59:00Z">
        <w:r w:rsidR="00E7690C">
          <w:t xml:space="preserve"> but divides the </w:t>
        </w:r>
      </w:ins>
      <w:ins w:id="618" w:author="Neetash Mysuru" w:date="2021-09-09T00:01:00Z">
        <w:r w:rsidR="00633890">
          <w:t xml:space="preserve">bat activity into successive </w:t>
        </w:r>
      </w:ins>
      <w:ins w:id="619" w:author="Neetash Mysuru" w:date="2021-09-09T00:00:00Z">
        <w:r w:rsidR="00E7690C">
          <w:t xml:space="preserve">50 </w:t>
        </w:r>
        <w:proofErr w:type="spellStart"/>
        <w:r w:rsidR="00E7690C">
          <w:t>ms</w:t>
        </w:r>
        <w:proofErr w:type="spellEnd"/>
        <w:r w:rsidR="00E7690C">
          <w:t xml:space="preserve"> time windows. </w:t>
        </w:r>
      </w:ins>
      <w:ins w:id="620" w:author="Neetash Mysuru" w:date="2021-09-09T00:01:00Z">
        <w:r w:rsidR="00633890">
          <w:t xml:space="preserve">From each window we measured </w:t>
        </w:r>
        <w:commentRangeStart w:id="621"/>
        <w:r w:rsidR="00633890">
          <w:t xml:space="preserve">the </w:t>
        </w:r>
      </w:ins>
      <w:ins w:id="622" w:author="Neetash Mysuru" w:date="2021-09-09T00:05:00Z">
        <w:r w:rsidR="00C94F27">
          <w:t xml:space="preserve">overall </w:t>
        </w:r>
      </w:ins>
      <w:ins w:id="623" w:author="Neetash Mysuru" w:date="2021-09-08T23:58:00Z">
        <w:r w:rsidR="00E7690C">
          <w:t xml:space="preserve">acoustic parameters </w:t>
        </w:r>
      </w:ins>
      <w:commentRangeEnd w:id="621"/>
      <w:ins w:id="624" w:author="Neetash Mysuru" w:date="2021-09-09T00:05:00Z">
        <w:r w:rsidR="003521A6">
          <w:rPr>
            <w:rStyle w:val="CommentReference"/>
          </w:rPr>
          <w:commentReference w:id="621"/>
        </w:r>
      </w:ins>
      <w:ins w:id="625" w:author="Neetash Mysuru" w:date="2021-09-08T23:58:00Z">
        <w:r w:rsidR="00E7690C">
          <w:t>without assigning the measurements to individual calls.</w:t>
        </w:r>
      </w:ins>
      <w:ins w:id="626" w:author="Neetash Mysuru" w:date="2021-09-09T00:06:00Z">
        <w:r w:rsidR="003521A6">
          <w:t xml:space="preserve"> </w:t>
        </w:r>
      </w:ins>
      <w:moveToRangeStart w:id="627" w:author="Neetash Mysuru" w:date="2021-09-09T00:06:00Z" w:name="move82038394"/>
      <w:moveTo w:id="628" w:author="Neetash Mysuru" w:date="2021-09-09T00:06:00Z">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To>
      <w:ins w:id="629" w:author="Neetash Mysuru" w:date="2021-09-10T12:05:00Z">
        <w:r w:rsidR="00D253AF">
          <w:t xml:space="preserve"> </w:t>
        </w:r>
      </w:ins>
    </w:p>
    <w:moveToRangeEnd w:id="627"/>
    <w:p w14:paraId="6A3DCE2A" w14:textId="09A2674B" w:rsidR="00830E75" w:rsidRDefault="00D253AF">
      <w:pPr>
        <w:pStyle w:val="BodyText"/>
        <w:spacing w:line="360" w:lineRule="auto"/>
        <w:rPr>
          <w:ins w:id="630" w:author="Neetash Mysuru" w:date="2021-09-08T23:09:00Z"/>
        </w:rPr>
        <w:pPrChange w:id="631" w:author="tbeleyur" w:date="2021-09-13T14:44:00Z">
          <w:pPr>
            <w:pStyle w:val="FirstParagraph"/>
          </w:pPr>
        </w:pPrChange>
      </w:pPr>
      <w:ins w:id="632" w:author="Neetash Mysuru" w:date="2021-09-10T12:04:00Z">
        <w:r>
          <w:t>R</w:t>
        </w:r>
      </w:ins>
      <w:ins w:id="633" w:author="Neetash Mysuru" w:date="2021-09-08T23:42:00Z">
        <w:r w:rsidR="000C11F1">
          <w:t xml:space="preserve">esults </w:t>
        </w:r>
      </w:ins>
      <w:ins w:id="634" w:author="Neetash Mysuru" w:date="2021-09-08T23:43:00Z">
        <w:r w:rsidR="00010D12">
          <w:t xml:space="preserve">from both these approaches </w:t>
        </w:r>
      </w:ins>
      <w:ins w:id="635" w:author="Neetash Mysuru" w:date="2021-09-08T23:42:00Z">
        <w:r w:rsidR="000C11F1">
          <w:t>d</w:t>
        </w:r>
      </w:ins>
      <w:ins w:id="636" w:author="Neetash Mysuru" w:date="2021-09-08T23:44:00Z">
        <w:r w:rsidR="00010D12">
          <w:t>id</w:t>
        </w:r>
      </w:ins>
      <w:ins w:id="637" w:author="Neetash Mysuru" w:date="2021-09-08T23:42:00Z">
        <w:r w:rsidR="000C11F1">
          <w:t xml:space="preserve"> not support a biologically meaningful difference in echolocation calls with reference to group size for all of the call parameters measured.</w:t>
        </w:r>
      </w:ins>
      <w:ins w:id="638" w:author="Neetash Mysuru" w:date="2021-09-08T23:44:00Z">
        <w:r w:rsidR="00FE1FDF">
          <w:t xml:space="preserve"> </w:t>
        </w:r>
      </w:ins>
    </w:p>
    <w:p w14:paraId="477976DF" w14:textId="7FB51351" w:rsidR="00C40095" w:rsidRDefault="00AE3C4E">
      <w:pPr>
        <w:pStyle w:val="FirstParagraph"/>
        <w:spacing w:line="360" w:lineRule="auto"/>
        <w:pPrChange w:id="639" w:author="tbeleyur" w:date="2021-09-13T14:44:00Z">
          <w:pPr>
            <w:pStyle w:val="FirstParagraph"/>
          </w:pPr>
        </w:pPrChange>
      </w:pPr>
      <w:del w:id="640" w:author="Neetash Mysuru" w:date="2021-09-08T17:52:00Z">
        <w:r w:rsidDel="00570C67">
          <w:delText xml:space="preserve">High duty-cycle bats fly regularly with conspecifics and in cluttered environments </w:delText>
        </w:r>
      </w:del>
      <w:moveFromRangeStart w:id="641" w:author="Neetash Mysuru" w:date="2021-09-08T23:12:00Z" w:name="move82035153"/>
      <w:moveFrom w:id="642" w:author="Neetash Mysuru" w:date="2021-09-08T23:12:00Z">
        <w:del w:id="643" w:author="Neetash Mysuru" w:date="2021-09-08T23:45:00Z">
          <w:r w:rsidDel="00FE1FDF">
            <w:delText xml:space="preserve">[pers obs.;(62);(63)]. </w:delText>
          </w:r>
        </w:del>
      </w:moveFrom>
      <w:moveFromRangeEnd w:id="641"/>
      <w:del w:id="644" w:author="Neetash Mysuru" w:date="2021-09-08T17:53:00Z">
        <w:r w:rsidDel="00570C67">
          <w:delText xml:space="preserve">While </w:delText>
        </w:r>
      </w:del>
      <w:del w:id="645" w:author="Neetash Mysuru" w:date="2021-09-08T17:55:00Z">
        <w:r w:rsidDel="00570C67">
          <w:delText>m</w:delText>
        </w:r>
      </w:del>
      <w:del w:id="646" w:author="Neetash Mysuru" w:date="2021-09-08T23:45:00Z">
        <w:r w:rsidDel="00FE1FDF">
          <w:delText>any FM bat</w:delText>
        </w:r>
      </w:del>
      <w:del w:id="647" w:author="Neetash Mysuru" w:date="2021-09-08T17:53:00Z">
        <w:r w:rsidDel="00570C67">
          <w:delText xml:space="preserve">s </w:delText>
        </w:r>
      </w:del>
      <w:del w:id="648" w:author="Neetash Mysuru" w:date="2021-09-08T23:45:00Z">
        <w:r w:rsidDel="00FE1FDF">
          <w:delText xml:space="preserve">alter their echolocation call parameters </w:delText>
        </w:r>
      </w:del>
      <w:del w:id="649" w:author="Neetash Mysuru" w:date="2021-09-08T17:55:00Z">
        <w:r w:rsidDel="00A83D04">
          <w:delText xml:space="preserve">in the presence of conspecifics </w:delText>
        </w:r>
      </w:del>
      <w:del w:id="650" w:author="Neetash Mysuru" w:date="2021-09-08T23:45:00Z">
        <w:r w:rsidDel="00FE1FDF">
          <w:delText>[REFSSS]</w:delText>
        </w:r>
      </w:del>
      <w:del w:id="651" w:author="Neetash Mysuru" w:date="2021-09-08T17:56:00Z">
        <w:r w:rsidDel="00A83D04">
          <w:delText>,</w:delText>
        </w:r>
      </w:del>
      <w:del w:id="652" w:author="Neetash Mysuru" w:date="2021-09-08T23:45:00Z">
        <w:r w:rsidDel="00FE1FDF">
          <w:delText xml:space="preserve"> </w:delText>
        </w:r>
      </w:del>
      <w:del w:id="653" w:author="Neetash Mysuru" w:date="2021-09-08T17:54:00Z">
        <w:r w:rsidDel="00570C67">
          <w:delText xml:space="preserve">this still remains unclear for </w:delText>
        </w:r>
      </w:del>
      <w:del w:id="654" w:author="Neetash Mysuru" w:date="2021-09-08T23:45:00Z">
        <w:r w:rsidDel="00FE1FDF">
          <w:delText xml:space="preserve">CF-bats, particularly in the wild, </w:delText>
        </w:r>
      </w:del>
      <w:del w:id="655" w:author="Neetash Mysuru" w:date="2021-09-08T17:48:00Z">
        <w:r w:rsidDel="005F379A">
          <w:delText xml:space="preserve">even though they are more likely to suffer from acoustic interference due to their long call durations. </w:delText>
        </w:r>
      </w:del>
      <w:del w:id="656" w:author="Neetash Mysuru" w:date="2021-09-08T23:45:00Z">
        <w:r w:rsidDel="00FE1FDF">
          <w:delText>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delText>
        </w:r>
      </w:del>
    </w:p>
    <w:p w14:paraId="19D233A3" w14:textId="6681969B" w:rsidR="00C40095" w:rsidRDefault="00AE3C4E">
      <w:pPr>
        <w:pStyle w:val="BodyText"/>
        <w:spacing w:line="360" w:lineRule="auto"/>
        <w:pPrChange w:id="657" w:author="tbeleyur" w:date="2021-09-13T14:44:00Z">
          <w:pPr>
            <w:pStyle w:val="BodyText"/>
          </w:pPr>
        </w:pPrChange>
      </w:pPr>
      <w:del w:id="658" w:author="Neetash Mysuru" w:date="2021-09-09T00:07:00Z">
        <w:r w:rsidDel="006F4444">
          <w:delText xml:space="preserve">The calls of horseshoe bats pose a problem for signal analysis due to their long duration leading to spectral and temporal overlap. To address this problem, we </w:delText>
        </w:r>
      </w:del>
      <w:del w:id="659" w:author="Neetash Mysuru" w:date="2021-09-08T23:46:00Z">
        <w:r w:rsidDel="00FE1FDF">
          <w:delText xml:space="preserve">introduced </w:delText>
        </w:r>
      </w:del>
      <w:del w:id="660" w:author="Neetash Mysuru" w:date="2021-09-09T00:07:00Z">
        <w:r w:rsidDel="006F4444">
          <w:delText xml:space="preserve">two automated analyses that can be performed on audio recordings of multiple CF-FM bats. First, we analyzed individual calls using the open-source </w:delText>
        </w:r>
        <w:r w:rsidDel="006F4444">
          <w:rPr>
            <w:rStyle w:val="VerbatimChar"/>
          </w:rPr>
          <w:delText>itsfm</w:delText>
        </w:r>
        <w:r w:rsidDel="006F4444">
          <w:delText xml:space="preserve"> package that segments sounds based on their rate of frequency change, which results in more accurate CF-FM call component segmentation, and thus improved reproducible measurements, compared to </w:delText>
        </w:r>
        <w:r w:rsidDel="006F4444">
          <w:lastRenderedPageBreak/>
          <w:delText>filtering around the peak frequency (44). Second, to analyse audio with overlapping calls, we measur</w:delText>
        </w:r>
      </w:del>
      <w:r>
        <w:t xml:space="preserve">ed </w:t>
      </w:r>
      <w:commentRangeStart w:id="661"/>
      <w:r>
        <w:t xml:space="preserve">the overall acoustic parameters of short audio windows </w:t>
      </w:r>
      <w:commentRangeEnd w:id="661"/>
      <w:r w:rsidR="00FB6D5F">
        <w:rPr>
          <w:rStyle w:val="CommentReference"/>
        </w:rPr>
        <w:commentReference w:id="661"/>
      </w:r>
      <w:r>
        <w:t xml:space="preserve">without assigning the measurements to individual calls. </w:t>
      </w:r>
      <w:moveFromRangeStart w:id="662" w:author="Neetash Mysuru" w:date="2021-09-09T00:06:00Z" w:name="move82038394"/>
      <w:moveFrom w:id="663" w:author="Neetash Mysuru" w:date="2021-09-09T00:06:00Z">
        <w:r w:rsidDel="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From>
      <w:moveFromRangeEnd w:id="662"/>
    </w:p>
    <w:p w14:paraId="3013B9E6" w14:textId="5107F0B8" w:rsidR="00C40095" w:rsidRDefault="004E48B0">
      <w:pPr>
        <w:pStyle w:val="Heading2"/>
        <w:spacing w:line="360" w:lineRule="auto"/>
        <w:pPrChange w:id="664" w:author="tbeleyur" w:date="2021-09-13T14:44:00Z">
          <w:pPr>
            <w:pStyle w:val="Heading2"/>
          </w:pPr>
        </w:pPrChange>
      </w:pPr>
      <w:bookmarkStart w:id="665" w:name="cf-component"/>
      <w:r>
        <w:rPr>
          <w:rStyle w:val="SectionNumber"/>
        </w:rPr>
        <w:t>4</w:t>
      </w:r>
      <w:r w:rsidR="00AE3C4E">
        <w:rPr>
          <w:rStyle w:val="SectionNumber"/>
        </w:rPr>
        <w:t>.1</w:t>
      </w:r>
      <w:r w:rsidR="00AE3C4E">
        <w:tab/>
        <w:t>CF component</w:t>
      </w:r>
    </w:p>
    <w:p w14:paraId="7FCF838B" w14:textId="77777777" w:rsidR="00C40095" w:rsidRDefault="00AE3C4E">
      <w:pPr>
        <w:pStyle w:val="FirstParagraph"/>
        <w:spacing w:line="360" w:lineRule="auto"/>
        <w:pPrChange w:id="666" w:author="tbeleyur" w:date="2021-09-13T14:44:00Z">
          <w:pPr>
            <w:pStyle w:val="FirstParagraph"/>
          </w:pPr>
        </w:pPrChange>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667"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spacing w:line="360" w:lineRule="auto"/>
        <w:pPrChange w:id="668" w:author="tbeleyur" w:date="2021-09-13T14:44:00Z">
          <w:pPr>
            <w:pStyle w:val="BodyText"/>
          </w:pPr>
        </w:pPrChange>
      </w:pPr>
      <w:r>
        <w:t xml:space="preserve">Our data does not support CF frequency shifting in group echolocation. The spectral jamming avoidance response (JAR) predicts that bats diverge their call frequencies to 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w:t>
      </w:r>
      <w:r>
        <w:lastRenderedPageBreak/>
        <w:t>the results suggest that bats that are flying together do not actively change their CF frequencies to reduce or increase overlap.</w:t>
      </w:r>
    </w:p>
    <w:p w14:paraId="45E4EB54" w14:textId="77777777" w:rsidR="00C40095" w:rsidRDefault="00AE3C4E">
      <w:pPr>
        <w:pStyle w:val="BodyText"/>
        <w:spacing w:line="360" w:lineRule="auto"/>
        <w:pPrChange w:id="669" w:author="tbeleyur" w:date="2021-09-13T14:44:00Z">
          <w:pPr>
            <w:pStyle w:val="BodyText"/>
          </w:pPr>
        </w:pPrChange>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spacing w:line="360" w:lineRule="auto"/>
        <w:pPrChange w:id="670" w:author="tbeleyur" w:date="2021-09-13T14:44:00Z">
          <w:pPr>
            <w:pStyle w:val="BodyText"/>
          </w:pPr>
        </w:pPrChange>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671"/>
      <w:r>
        <w:t xml:space="preserve">be a result of biased sampling </w:t>
      </w:r>
      <w:commentRangeEnd w:id="671"/>
      <w:r w:rsidR="00B84A96">
        <w:rPr>
          <w:rStyle w:val="CommentReference"/>
        </w:rPr>
        <w:commentReference w:id="671"/>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pPr>
        <w:pStyle w:val="Heading2"/>
        <w:spacing w:line="360" w:lineRule="auto"/>
        <w:pPrChange w:id="672" w:author="tbeleyur" w:date="2021-09-13T14:44:00Z">
          <w:pPr>
            <w:pStyle w:val="Heading2"/>
          </w:pPr>
        </w:pPrChange>
      </w:pPr>
      <w:bookmarkStart w:id="673" w:name="discussion.fmcomponent"/>
      <w:bookmarkEnd w:id="665"/>
      <w:r>
        <w:rPr>
          <w:rStyle w:val="SectionNumber"/>
        </w:rPr>
        <w:t>4</w:t>
      </w:r>
      <w:r w:rsidR="00AE3C4E">
        <w:rPr>
          <w:rStyle w:val="SectionNumber"/>
        </w:rPr>
        <w:t>.2</w:t>
      </w:r>
      <w:r w:rsidR="00AE3C4E">
        <w:tab/>
        <w:t>FM component</w:t>
      </w:r>
    </w:p>
    <w:p w14:paraId="55A59E23" w14:textId="2A5EC601" w:rsidR="00C40095" w:rsidRDefault="00AE3C4E">
      <w:pPr>
        <w:pStyle w:val="FirstParagraph"/>
        <w:spacing w:line="360" w:lineRule="auto"/>
        <w:rPr>
          <w:ins w:id="674" w:author="Neetash Mysuru" w:date="2021-09-10T13:43:00Z"/>
        </w:rPr>
        <w:pPrChange w:id="675" w:author="tbeleyur" w:date="2021-09-13T14:44:00Z">
          <w:pPr>
            <w:pStyle w:val="FirstParagraph"/>
          </w:pPr>
        </w:pPrChange>
      </w:pPr>
      <w:r>
        <w:t xml:space="preserve">The FM component of CF-FM high duty-cycle bats is likely used for ranging and undergoes large variation as bats approach objects (38). Frequency-changes in group flying FM-bats 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676" w:author="Neetash Mysuru" w:date="2021-09-10T13:25:00Z">
        <w:r w:rsidR="00940D19">
          <w:t>Fawcett et a</w:t>
        </w:r>
      </w:ins>
      <w:ins w:id="677"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w:t>
      </w:r>
      <w:r>
        <w:lastRenderedPageBreak/>
        <w:t xml:space="preserve">increase of tFM duration from single- to multi-bat contexts of 0.19 </w:t>
      </w:r>
      <w:proofErr w:type="spellStart"/>
      <w:r>
        <w:t>ms</w:t>
      </w:r>
      <w:proofErr w:type="spellEnd"/>
      <w:r>
        <w:t>,</w:t>
      </w:r>
      <w:ins w:id="678" w:author="Neetash Mysuru" w:date="2021-09-10T13:26:00Z">
        <w:r w:rsidR="003C05B0">
          <w:t xml:space="preserve"> </w:t>
        </w:r>
      </w:ins>
      <w:commentRangeStart w:id="679"/>
      <w:r>
        <w:t xml:space="preserve">(23) </w:t>
      </w:r>
      <w:commentRangeEnd w:id="679"/>
      <w:r w:rsidR="003C05B0">
        <w:rPr>
          <w:rStyle w:val="CommentReference"/>
        </w:rPr>
        <w:commentReference w:id="679"/>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(tab:indcallsummary)),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680" w:author="Neetash Mysuru" w:date="2021-09-10T13:28:00Z">
        <w:r w:rsidR="003C05B0">
          <w:t xml:space="preserve"> </w:t>
        </w:r>
      </w:ins>
    </w:p>
    <w:p w14:paraId="504316A5" w14:textId="77777777" w:rsidR="00406ED0" w:rsidRDefault="00406ED0">
      <w:pPr>
        <w:pStyle w:val="BodyText"/>
        <w:spacing w:line="360" w:lineRule="auto"/>
        <w:rPr>
          <w:ins w:id="681" w:author="Neetash Mysuru" w:date="2021-09-10T13:43:00Z"/>
        </w:rPr>
        <w:pPrChange w:id="682" w:author="tbeleyur" w:date="2021-09-13T14:44:00Z">
          <w:pPr>
            <w:pStyle w:val="BodyText"/>
          </w:pPr>
        </w:pPrChange>
      </w:pPr>
      <w:ins w:id="683" w:author="Neetash Mysuru" w:date="2021-09-10T13:43:00Z">
        <w:r>
          <w:t xml:space="preserve">In </w:t>
        </w:r>
        <w:commentRangeStart w:id="684"/>
        <w:r>
          <w:t xml:space="preserve">contrast </w:t>
        </w:r>
        <w:commentRangeEnd w:id="684"/>
        <w:r>
          <w:rPr>
            <w:rStyle w:val="CommentReference"/>
          </w:rPr>
          <w:commentReference w:id="684"/>
        </w:r>
        <w:r>
          <w:t xml:space="preserve">to our results, (23) observed an increased </w:t>
        </w:r>
        <w:proofErr w:type="spellStart"/>
        <w:r>
          <w:t>tFM</w:t>
        </w:r>
        <w:proofErr w:type="spellEnd"/>
        <w:r>
          <w:t xml:space="preserve"> duration and bandwidth in </w:t>
        </w:r>
        <w:r w:rsidRPr="003F475C">
          <w:rPr>
            <w:i/>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pPr>
        <w:pStyle w:val="BodyText"/>
        <w:spacing w:line="360" w:lineRule="auto"/>
        <w:pPrChange w:id="685" w:author="tbeleyur" w:date="2021-09-13T14:44:00Z">
          <w:pPr>
            <w:pStyle w:val="FirstParagraph"/>
          </w:pPr>
        </w:pPrChange>
      </w:pPr>
    </w:p>
    <w:p w14:paraId="4DB0922F" w14:textId="6184984E" w:rsidR="00C40095" w:rsidRDefault="004E48B0">
      <w:pPr>
        <w:pStyle w:val="Heading2"/>
        <w:spacing w:line="360" w:lineRule="auto"/>
        <w:pPrChange w:id="686" w:author="tbeleyur" w:date="2021-09-13T14:44:00Z">
          <w:pPr>
            <w:pStyle w:val="Heading2"/>
          </w:pPr>
        </w:pPrChange>
      </w:pPr>
      <w:bookmarkStart w:id="687" w:name="call-level"/>
      <w:bookmarkEnd w:id="673"/>
      <w:r>
        <w:rPr>
          <w:rStyle w:val="SectionNumber"/>
        </w:rPr>
        <w:t>4</w:t>
      </w:r>
      <w:r w:rsidR="00AE3C4E">
        <w:rPr>
          <w:rStyle w:val="SectionNumber"/>
        </w:rPr>
        <w:t>.3</w:t>
      </w:r>
      <w:r w:rsidR="00AE3C4E">
        <w:tab/>
        <w:t>Call level</w:t>
      </w:r>
    </w:p>
    <w:p w14:paraId="09E4FD61" w14:textId="77777777" w:rsidR="00C40095" w:rsidRDefault="00AE3C4E">
      <w:pPr>
        <w:pStyle w:val="FirstParagraph"/>
        <w:spacing w:line="360" w:lineRule="auto"/>
        <w:pPrChange w:id="688" w:author="tbeleyur" w:date="2021-09-13T14:44:00Z">
          <w:pPr>
            <w:pStyle w:val="FirstParagraph"/>
          </w:pPr>
        </w:pPrChange>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spacing w:line="360" w:lineRule="auto"/>
        <w:pPrChange w:id="689" w:author="tbeleyur" w:date="2021-09-13T14:44:00Z">
          <w:pPr>
            <w:pStyle w:val="BodyText"/>
          </w:pPr>
        </w:pPrChange>
      </w:pPr>
      <w:r>
        <w:lastRenderedPageBreak/>
        <w:t xml:space="preserve">Despite the observed increase of individually analyzed received levels, there was no change in the windowed analysis, although overlapping calls in multi-bat contexts </w:t>
      </w:r>
      <w:commentRangeStart w:id="690"/>
      <w:r>
        <w:t xml:space="preserve">should lead </w:t>
      </w:r>
      <w:commentRangeEnd w:id="690"/>
      <w:r w:rsidR="005A718F">
        <w:rPr>
          <w:rStyle w:val="CommentReference"/>
        </w:rPr>
        <w:commentReference w:id="690"/>
      </w:r>
      <w:r>
        <w:t>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spacing w:line="360" w:lineRule="auto"/>
        <w:pPrChange w:id="691" w:author="tbeleyur" w:date="2021-09-13T14:44:00Z">
          <w:pPr>
            <w:pStyle w:val="BodyText"/>
          </w:pPr>
        </w:pPrChange>
      </w:pPr>
      <w:r>
        <w:rPr>
          <w:i/>
          <w:iCs/>
        </w:rPr>
        <w:t>TB: Not sure how/where to put the points below in…please helppp!!!</w:t>
      </w:r>
    </w:p>
    <w:p w14:paraId="41B32D4E" w14:textId="77777777" w:rsidR="00C40095" w:rsidRDefault="00AE3C4E">
      <w:pPr>
        <w:pStyle w:val="BodyText"/>
        <w:spacing w:line="360" w:lineRule="auto"/>
        <w:pPrChange w:id="692" w:author="tbeleyur" w:date="2021-09-13T14:44:00Z">
          <w:pPr>
            <w:pStyle w:val="BodyText"/>
          </w:pPr>
        </w:pPrChange>
      </w:pPr>
      <w:r>
        <w:rPr>
          <w:i/>
          <w:iCs/>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pPr>
        <w:pStyle w:val="FirstParagraph"/>
        <w:spacing w:line="360" w:lineRule="auto"/>
        <w:rPr>
          <w:ins w:id="693" w:author="Dr. Holger R. Goerlitz" w:date="2021-08-13T14:23:00Z"/>
          <w:rStyle w:val="SectionNumber"/>
        </w:rPr>
        <w:pPrChange w:id="694" w:author="tbeleyur" w:date="2021-09-13T14:44:00Z">
          <w:pPr>
            <w:pStyle w:val="FirstParagraph"/>
          </w:pPr>
        </w:pPrChange>
      </w:pPr>
      <w:bookmarkStart w:id="695" w:name="outlook"/>
      <w:bookmarkEnd w:id="551"/>
      <w:bookmarkEnd w:id="687"/>
    </w:p>
    <w:p w14:paraId="55971F34" w14:textId="7EB7B132" w:rsidR="00282F23" w:rsidRDefault="004E48B0">
      <w:pPr>
        <w:pStyle w:val="FirstParagraph"/>
        <w:spacing w:line="360" w:lineRule="auto"/>
        <w:rPr>
          <w:ins w:id="696" w:author="Dr. Holger R. Goerlitz" w:date="2021-08-13T14:20:00Z"/>
          <w:rStyle w:val="SectionNumber"/>
        </w:rPr>
        <w:pPrChange w:id="697" w:author="tbeleyur" w:date="2021-09-13T14:44:00Z">
          <w:pPr>
            <w:pStyle w:val="FirstParagraph"/>
          </w:pPr>
        </w:pPrChange>
      </w:pPr>
      <w:ins w:id="698" w:author="Dr. Holger R. Goerlitz" w:date="2021-08-13T14:20:00Z">
        <w:r>
          <w:rPr>
            <w:rStyle w:val="SectionNumber"/>
          </w:rPr>
          <w:t xml:space="preserve">[DON’T HAVE A SEPARATE “OUTLOOK” </w:t>
        </w:r>
        <w:r w:rsidR="00282F23">
          <w:rPr>
            <w:rStyle w:val="SectionNumber"/>
          </w:rPr>
          <w:t>section, on the same level as INTRO/METHODS/RESULTS/DISCUSSION. The journal won’t let you have it anyway; also this section is not so important to warrant a separate high-level section.</w:t>
        </w:r>
      </w:ins>
    </w:p>
    <w:p w14:paraId="40904C4E" w14:textId="77777777" w:rsidR="00282F23" w:rsidRDefault="00282F23">
      <w:pPr>
        <w:pStyle w:val="FirstParagraph"/>
        <w:spacing w:line="360" w:lineRule="auto"/>
        <w:rPr>
          <w:ins w:id="699" w:author="Dr. Holger R. Goerlitz" w:date="2021-08-13T14:21:00Z"/>
          <w:rStyle w:val="SectionNumber"/>
        </w:rPr>
        <w:pPrChange w:id="700" w:author="tbeleyur" w:date="2021-09-13T14:44:00Z">
          <w:pPr>
            <w:pStyle w:val="FirstParagraph"/>
          </w:pPr>
        </w:pPrChange>
      </w:pPr>
      <w:ins w:id="701" w:author="Dr. Holger R. Goerlitz" w:date="2021-08-13T14:20:00Z">
        <w:r>
          <w:rPr>
            <w:rStyle w:val="SectionNumber"/>
          </w:rPr>
          <w:lastRenderedPageBreak/>
          <w:t>Use</w:t>
        </w:r>
      </w:ins>
      <w:ins w:id="702" w:author="Dr. Holger R. Goerlitz" w:date="2021-08-13T14:21:00Z">
        <w:r>
          <w:rPr>
            <w:rStyle w:val="SectionNumber"/>
          </w:rPr>
          <w:t xml:space="preserve"> subheadings in the discussion, if you like.</w:t>
        </w:r>
      </w:ins>
    </w:p>
    <w:p w14:paraId="11DDDFF5" w14:textId="5AF1BE43" w:rsidR="00C40095" w:rsidDel="00282F23" w:rsidRDefault="00282F23">
      <w:pPr>
        <w:pStyle w:val="FirstParagraph"/>
        <w:spacing w:line="360" w:lineRule="auto"/>
        <w:rPr>
          <w:del w:id="703" w:author="Dr. Holger R. Goerlitz" w:date="2021-08-13T14:20:00Z"/>
          <w:rStyle w:val="SectionNumber"/>
        </w:rPr>
        <w:pPrChange w:id="704" w:author="tbeleyur" w:date="2021-09-13T14:44:00Z">
          <w:pPr>
            <w:pStyle w:val="FirstParagraph"/>
          </w:pPr>
        </w:pPrChange>
      </w:pPr>
      <w:ins w:id="705"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706" w:author="Dr. Holger R. Goerlitz" w:date="2021-08-13T14:22:00Z">
        <w:r>
          <w:rPr>
            <w:rStyle w:val="SectionNumber"/>
          </w:rPr>
          <w:t xml:space="preserve"> concise statement outlining the general scientific ideas, results and ways forward</w:t>
        </w:r>
      </w:ins>
      <w:ins w:id="707" w:author="Dr. Holger R. Goerlitz" w:date="2021-08-13T14:20:00Z">
        <w:r w:rsidR="004E48B0">
          <w:rPr>
            <w:rStyle w:val="SectionNumber"/>
          </w:rPr>
          <w:t>]</w:t>
        </w:r>
      </w:ins>
      <w:del w:id="708"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pPr>
        <w:pStyle w:val="BodyText"/>
        <w:spacing w:line="360" w:lineRule="auto"/>
        <w:rPr>
          <w:ins w:id="709" w:author="Dr. Holger R. Goerlitz" w:date="2021-08-13T14:23:00Z"/>
        </w:rPr>
        <w:pPrChange w:id="710" w:author="tbeleyur" w:date="2021-09-13T14:44:00Z">
          <w:pPr>
            <w:pStyle w:val="Heading1"/>
          </w:pPr>
        </w:pPrChange>
      </w:pPr>
    </w:p>
    <w:p w14:paraId="2B8C5961" w14:textId="77777777" w:rsidR="004E48B0" w:rsidRDefault="004E48B0">
      <w:pPr>
        <w:pStyle w:val="FirstParagraph"/>
        <w:spacing w:line="360" w:lineRule="auto"/>
        <w:rPr>
          <w:ins w:id="711" w:author="Dr. Holger R. Goerlitz" w:date="2021-08-13T14:20:00Z"/>
        </w:rPr>
        <w:pPrChange w:id="712" w:author="tbeleyur" w:date="2021-09-13T14:44:00Z">
          <w:pPr>
            <w:pStyle w:val="FirstParagraph"/>
          </w:pPr>
        </w:pPrChange>
      </w:pPr>
    </w:p>
    <w:p w14:paraId="07E56C96" w14:textId="1D15F73D" w:rsidR="00C40095" w:rsidRDefault="00AE3C4E">
      <w:pPr>
        <w:pStyle w:val="FirstParagraph"/>
        <w:spacing w:line="360" w:lineRule="auto"/>
        <w:pPrChange w:id="713" w:author="tbeleyur" w:date="2021-09-13T14:44:00Z">
          <w:pPr>
            <w:pStyle w:val="FirstParagraph"/>
          </w:pPr>
        </w:pPrChange>
      </w:pPr>
      <w:moveFromRangeStart w:id="714" w:author="Dr. Holger R. Goerlitz" w:date="2021-08-13T14:24:00Z" w:name="move79757100"/>
      <w:moveFrom w:id="715" w:author="Dr. Holger R. Goerlitz" w:date="2021-08-13T14:24:00Z">
        <w:r w:rsidDel="00282F23">
          <w:t xml:space="preserve">Bats adjust many different call parameters in a task- and context-specific ways to adjust and optimize sensory information. </w:t>
        </w:r>
      </w:moveFrom>
      <w:moveFromRangeEnd w:id="714"/>
      <w:commentRangeStart w:id="716"/>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716"/>
      <w:r w:rsidR="00282F23">
        <w:rPr>
          <w:rStyle w:val="CommentReference"/>
        </w:rPr>
        <w:commentReference w:id="716"/>
      </w:r>
    </w:p>
    <w:p w14:paraId="00C3D988" w14:textId="77777777" w:rsidR="00282F23" w:rsidRDefault="00282F23">
      <w:pPr>
        <w:pStyle w:val="BodyText"/>
        <w:spacing w:line="360" w:lineRule="auto"/>
        <w:rPr>
          <w:ins w:id="717" w:author="Dr. Holger R. Goerlitz" w:date="2021-08-13T14:24:00Z"/>
        </w:rPr>
        <w:pPrChange w:id="718" w:author="tbeleyur" w:date="2021-09-13T14:44:00Z">
          <w:pPr>
            <w:pStyle w:val="BodyText"/>
          </w:pPr>
        </w:pPrChange>
      </w:pPr>
    </w:p>
    <w:p w14:paraId="07835AE9" w14:textId="17611AD5" w:rsidR="00C40095" w:rsidRDefault="00282F23">
      <w:pPr>
        <w:pStyle w:val="BodyText"/>
        <w:spacing w:line="360" w:lineRule="auto"/>
        <w:pPrChange w:id="719" w:author="tbeleyur" w:date="2021-09-13T14:44:00Z">
          <w:pPr>
            <w:pStyle w:val="BodyText"/>
          </w:pPr>
        </w:pPrChange>
      </w:pPr>
      <w:ins w:id="720" w:author="Dr. Holger R. Goerlitz" w:date="2021-08-13T14:24:00Z">
        <w:r>
          <w:t xml:space="preserve">Despite bats’ outstanding flexibility in </w:t>
        </w:r>
      </w:ins>
      <w:ins w:id="721" w:author="Dr. Holger R. Goerlitz" w:date="2021-08-13T14:25:00Z">
        <w:r>
          <w:t xml:space="preserve">adjusting </w:t>
        </w:r>
      </w:ins>
      <w:moveToRangeStart w:id="722" w:author="Dr. Holger R. Goerlitz" w:date="2021-08-13T14:24:00Z" w:name="move79757100"/>
      <w:moveTo w:id="723" w:author="Dr. Holger R. Goerlitz" w:date="2021-08-13T14:24:00Z">
        <w:del w:id="724" w:author="Dr. Holger R. Goerlitz" w:date="2021-08-13T14:25:00Z">
          <w:r w:rsidDel="00282F23">
            <w:delText xml:space="preserve">Bats adjust many different </w:delText>
          </w:r>
        </w:del>
        <w:r>
          <w:t xml:space="preserve">call parameters </w:t>
        </w:r>
        <w:del w:id="725" w:author="Dr. Holger R. Goerlitz" w:date="2021-08-13T14:25:00Z">
          <w:r w:rsidDel="00282F23">
            <w:delText xml:space="preserve">in </w:delText>
          </w:r>
        </w:del>
      </w:moveTo>
      <w:ins w:id="726" w:author="Dr. Holger R. Goerlitz" w:date="2021-08-13T14:25:00Z">
        <w:r>
          <w:t xml:space="preserve">to </w:t>
        </w:r>
      </w:ins>
      <w:moveTo w:id="727" w:author="Dr. Holger R. Goerlitz" w:date="2021-08-13T14:24:00Z">
        <w:del w:id="728" w:author="Dr. Holger R. Goerlitz" w:date="2021-08-13T14:25:00Z">
          <w:r w:rsidDel="00282F23">
            <w:delText xml:space="preserve">a </w:delText>
          </w:r>
        </w:del>
        <w:r>
          <w:t>task</w:t>
        </w:r>
      </w:moveTo>
      <w:ins w:id="729" w:author="Dr. Holger R. Goerlitz" w:date="2021-08-13T14:25:00Z">
        <w:r>
          <w:t>s</w:t>
        </w:r>
      </w:ins>
      <w:moveTo w:id="730" w:author="Dr. Holger R. Goerlitz" w:date="2021-08-13T14:24:00Z">
        <w:del w:id="731" w:author="Dr. Holger R. Goerlitz" w:date="2021-08-13T14:25:00Z">
          <w:r w:rsidDel="00282F23">
            <w:delText>-</w:delText>
          </w:r>
        </w:del>
        <w:r>
          <w:t xml:space="preserve"> and context</w:t>
        </w:r>
      </w:moveTo>
      <w:ins w:id="732" w:author="Dr. Holger R. Goerlitz" w:date="2021-08-13T14:25:00Z">
        <w:r>
          <w:t xml:space="preserve">s </w:t>
        </w:r>
      </w:ins>
      <w:moveTo w:id="733" w:author="Dr. Holger R. Goerlitz" w:date="2021-08-13T14:24:00Z">
        <w:del w:id="734" w:author="Dr. Holger R. Goerlitz" w:date="2021-08-13T14:25:00Z">
          <w:r w:rsidDel="00282F23">
            <w:delText xml:space="preserve">-specific ways </w:delText>
          </w:r>
        </w:del>
        <w:r>
          <w:t xml:space="preserve">to </w:t>
        </w:r>
        <w:del w:id="735" w:author="Dr. Holger R. Goerlitz" w:date="2021-08-13T14:25:00Z">
          <w:r w:rsidDel="00282F23">
            <w:delText xml:space="preserve">adjust and </w:delText>
          </w:r>
        </w:del>
        <w:r>
          <w:t>optimize sensory information</w:t>
        </w:r>
      </w:moveTo>
      <w:ins w:id="736" w:author="Dr. Holger R. Goerlitz" w:date="2021-08-13T14:25:00Z">
        <w:r>
          <w:t xml:space="preserve">, we found </w:t>
        </w:r>
      </w:ins>
      <w:moveTo w:id="737" w:author="Dr. Holger R. Goerlitz" w:date="2021-08-13T14:24:00Z">
        <w:del w:id="738" w:author="Dr. Holger R. Goerlitz" w:date="2021-08-13T14:25:00Z">
          <w:r w:rsidDel="00282F23">
            <w:delText xml:space="preserve">. </w:delText>
          </w:r>
        </w:del>
      </w:moveTo>
      <w:moveToRangeEnd w:id="722"/>
      <w:del w:id="739" w:author="Dr. Holger R. Goerlitz" w:date="2021-08-13T14:25:00Z">
        <w:r w:rsidR="00AE3C4E" w:rsidDel="00282F23">
          <w:delText xml:space="preserve">In summary, our results showed </w:delText>
        </w:r>
      </w:del>
      <w:r w:rsidR="00AE3C4E">
        <w:t>no obvious change in call parameters</w:t>
      </w:r>
      <w:ins w:id="740" w:author="Dr. Holger R. Goerlitz" w:date="2021-08-13T14:25:00Z">
        <w:r>
          <w:t xml:space="preserve"> in </w:t>
        </w:r>
      </w:ins>
      <w:ins w:id="741" w:author="Dr. Holger R. Goerlitz" w:date="2021-08-13T14:26:00Z">
        <w:r>
          <w:t>free-flying CF-</w:t>
        </w:r>
      </w:ins>
      <w:ins w:id="742" w:author="Dr. Holger R. Goerlitz" w:date="2021-08-13T14:25:00Z">
        <w:r>
          <w:t>b</w:t>
        </w:r>
      </w:ins>
      <w:ins w:id="743" w:author="Dr. Holger R. Goerlitz" w:date="2021-08-13T14:26:00Z">
        <w:r>
          <w:t xml:space="preserve">ats in small groups of </w:t>
        </w:r>
      </w:ins>
      <w:ins w:id="744" w:author="Dr. Holger R. Goerlitz" w:date="2021-08-13T14:27:00Z">
        <w:r>
          <w:t>up to four bats</w:t>
        </w:r>
      </w:ins>
      <w:ins w:id="745" w:author="Dr. Holger R. Goerlitz" w:date="2021-08-13T14:26:00Z">
        <w:r>
          <w:t xml:space="preserve">. This strongly suggests </w:t>
        </w:r>
      </w:ins>
      <w:del w:id="746" w:author="Dr. Holger R. Goerlitz" w:date="2021-08-13T14:26:00Z">
        <w:r w:rsidR="00AE3C4E" w:rsidDel="00282F23">
          <w:delText xml:space="preserve">, suggesting that </w:delText>
        </w:r>
      </w:del>
      <w:ins w:id="747" w:author="Dr. Holger R. Goerlitz" w:date="2021-08-13T14:26:00Z">
        <w:r>
          <w:t xml:space="preserve">that </w:t>
        </w:r>
      </w:ins>
      <w:r w:rsidR="00AE3C4E">
        <w:t>free-flying CF-bats do not suffer from sensory problems when flying in small groups</w:t>
      </w:r>
      <w:del w:id="748" w:author="Dr. Holger R. Goerlitz" w:date="2021-08-13T14:27:00Z">
        <w:r w:rsidR="00AE3C4E" w:rsidDel="00282F23">
          <w:delText xml:space="preserve"> (2-4 bats)</w:delText>
        </w:r>
      </w:del>
      <w:r w:rsidR="00AE3C4E">
        <w:t xml:space="preserve">, even in reverberant environments. </w:t>
      </w:r>
      <w:commentRangeStart w:id="749"/>
      <w:r w:rsidR="00AE3C4E">
        <w:t xml:space="preserve">We propose that multiple reasons can explain why such situations are not very challenging, and why bats thus do not alter their calls.What are the possible explanations for the absence of a strong echolocation response in groups? </w:t>
      </w:r>
      <w:commentRangeEnd w:id="749"/>
      <w:r>
        <w:rPr>
          <w:rStyle w:val="CommentReference"/>
        </w:rPr>
        <w:commentReference w:id="749"/>
      </w:r>
      <w:commentRangeStart w:id="750"/>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w:t>
      </w:r>
      <w:r w:rsidR="00AE3C4E">
        <w:lastRenderedPageBreak/>
        <w:t xml:space="preserve">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750"/>
      <w:r>
        <w:rPr>
          <w:rStyle w:val="CommentReference"/>
        </w:rPr>
        <w:commentReference w:id="750"/>
      </w:r>
      <w:r w:rsidR="00AE3C4E">
        <w:t>We suggest that the same resistance to jamming</w:t>
      </w:r>
      <w:del w:id="751"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spacing w:line="360" w:lineRule="auto"/>
        <w:pPrChange w:id="752" w:author="tbeleyur" w:date="2021-09-13T14:44:00Z">
          <w:pPr>
            <w:pStyle w:val="BodyText"/>
          </w:pPr>
        </w:pPrChange>
      </w:pPr>
      <w:r>
        <w:t xml:space="preserve">In </w:t>
      </w:r>
      <w:commentRangeStart w:id="753"/>
      <w:r>
        <w:t xml:space="preserve">contrast </w:t>
      </w:r>
      <w:commentRangeEnd w:id="753"/>
      <w:r w:rsidR="00282F23">
        <w:rPr>
          <w:rStyle w:val="CommentReference"/>
        </w:rPr>
        <w:commentReference w:id="753"/>
      </w:r>
      <w:r>
        <w:t xml:space="preserve">to our results, (23) observed an increased tFM duration and bandwidth in </w:t>
      </w:r>
      <w:r w:rsidRPr="00282F23">
        <w:rPr>
          <w:i/>
          <w:rPrChange w:id="754"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spacing w:line="360" w:lineRule="auto"/>
        <w:pPrChange w:id="755" w:author="tbeleyur" w:date="2021-09-13T14:44:00Z">
          <w:pPr>
            <w:pStyle w:val="BodyText"/>
          </w:pPr>
        </w:pPrChange>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pPr>
        <w:pStyle w:val="BodyText"/>
        <w:spacing w:line="360" w:lineRule="auto"/>
        <w:rPr>
          <w:ins w:id="756" w:author="Dr. Holger R. Goerlitz" w:date="2021-08-13T14:34:00Z"/>
          <w:b/>
        </w:rPr>
        <w:pPrChange w:id="757" w:author="tbeleyur" w:date="2021-09-13T14:44:00Z">
          <w:pPr>
            <w:pStyle w:val="BodyText"/>
          </w:pPr>
        </w:pPrChange>
      </w:pPr>
    </w:p>
    <w:p w14:paraId="6E4F219A" w14:textId="77777777" w:rsidR="00972378" w:rsidRDefault="00972378">
      <w:pPr>
        <w:pStyle w:val="BodyText"/>
        <w:spacing w:line="360" w:lineRule="auto"/>
        <w:rPr>
          <w:ins w:id="758" w:author="Dr. Holger R. Goerlitz" w:date="2021-08-13T14:34:00Z"/>
          <w:b/>
        </w:rPr>
        <w:pPrChange w:id="759" w:author="tbeleyur" w:date="2021-09-13T14:44:00Z">
          <w:pPr>
            <w:pStyle w:val="BodyText"/>
          </w:pPr>
        </w:pPrChange>
      </w:pPr>
    </w:p>
    <w:p w14:paraId="54343225" w14:textId="3731030F" w:rsidR="00972378" w:rsidRPr="00972378" w:rsidRDefault="00972378">
      <w:pPr>
        <w:pStyle w:val="BodyText"/>
        <w:spacing w:line="360" w:lineRule="auto"/>
        <w:rPr>
          <w:ins w:id="760" w:author="Dr. Holger R. Goerlitz" w:date="2021-08-13T14:33:00Z"/>
          <w:b/>
          <w:rPrChange w:id="761" w:author="Dr. Holger R. Goerlitz" w:date="2021-08-13T14:33:00Z">
            <w:rPr>
              <w:ins w:id="762" w:author="Dr. Holger R. Goerlitz" w:date="2021-08-13T14:33:00Z"/>
            </w:rPr>
          </w:rPrChange>
        </w:rPr>
        <w:pPrChange w:id="763" w:author="tbeleyur" w:date="2021-09-13T14:44:00Z">
          <w:pPr>
            <w:pStyle w:val="BodyText"/>
          </w:pPr>
        </w:pPrChange>
      </w:pPr>
      <w:ins w:id="764" w:author="Dr. Holger R. Goerlitz" w:date="2021-08-13T14:33:00Z">
        <w:r w:rsidRPr="00972378">
          <w:rPr>
            <w:b/>
            <w:rPrChange w:id="765" w:author="Dr. Holger R. Goerlitz" w:date="2021-08-13T14:33:00Z">
              <w:rPr/>
            </w:rPrChange>
          </w:rPr>
          <w:t>4.x Conclusions</w:t>
        </w:r>
      </w:ins>
    </w:p>
    <w:p w14:paraId="070514B1" w14:textId="6F00FB1D" w:rsidR="00C40095" w:rsidDel="00061534" w:rsidRDefault="00972378">
      <w:pPr>
        <w:pStyle w:val="BodyText"/>
        <w:spacing w:line="360" w:lineRule="auto"/>
        <w:rPr>
          <w:del w:id="766" w:author="Neetash Mysuru" w:date="2021-09-10T13:41:00Z"/>
        </w:rPr>
        <w:pPrChange w:id="767" w:author="tbeleyur" w:date="2021-09-13T14:44:00Z">
          <w:pPr>
            <w:pStyle w:val="BodyText"/>
          </w:pPr>
        </w:pPrChange>
      </w:pPr>
      <w:ins w:id="768" w:author="Dr. Holger R. Goerlitz" w:date="2021-08-13T14:33:00Z">
        <w:r>
          <w:lastRenderedPageBreak/>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769"/>
        <w:r>
          <w:t xml:space="preserve">  </w:t>
        </w:r>
      </w:ins>
      <w:del w:id="770" w:author="Dr. Holger R. Goerlitz" w:date="2021-08-13T14:34:00Z">
        <w:r w:rsidR="00AE3C4E" w:rsidDel="00972378">
          <w:delText xml:space="preserve">Bats alter and adjust their echolocation strategy to the specific sensory [(71);(72);(73);]. </w:delText>
        </w:r>
      </w:del>
      <w:r w:rsidR="00AE3C4E">
        <w:t>O</w:t>
      </w:r>
      <w:commentRangeEnd w:id="769"/>
      <w:r>
        <w:rPr>
          <w:rStyle w:val="CommentReference"/>
        </w:rPr>
        <w:commentReference w:id="769"/>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771" w:author="Neetash Mysuru" w:date="2021-09-10T13:41:00Z">
        <w:r w:rsidR="00061534">
          <w:t xml:space="preserve"> To also advance the understanding of group echolocation, which is often an e</w:t>
        </w:r>
      </w:ins>
      <w:ins w:id="772" w:author="Neetash Mysuru" w:date="2021-09-10T13:42:00Z">
        <w:r w:rsidR="00061534">
          <w:t xml:space="preserve">gocentric perspective, </w:t>
        </w:r>
      </w:ins>
    </w:p>
    <w:p w14:paraId="602D1AA2" w14:textId="0718AB4E" w:rsidR="005A718F" w:rsidRDefault="005A718F">
      <w:pPr>
        <w:pStyle w:val="BodyText"/>
        <w:spacing w:line="360" w:lineRule="auto"/>
        <w:rPr>
          <w:ins w:id="773" w:author="Neetash Mysuru" w:date="2021-09-10T13:35:00Z"/>
        </w:rPr>
        <w:pPrChange w:id="774" w:author="tbeleyur" w:date="2021-09-13T14:44:00Z">
          <w:pPr>
            <w:pStyle w:val="FirstParagraph"/>
          </w:pPr>
        </w:pPrChange>
      </w:pPr>
      <w:bookmarkStart w:id="775" w:name="data-and-code-availability"/>
      <w:bookmarkEnd w:id="695"/>
      <w:commentRangeStart w:id="776"/>
      <w:ins w:id="777" w:author="Neetash Mysuru" w:date="2021-09-10T13:35:00Z">
        <w:r>
          <w:t xml:space="preserve">it would be interesting to record and measure calls in the field with on board microphones in freely behaving bats. </w:t>
        </w:r>
        <w:commentRangeEnd w:id="776"/>
        <w:r>
          <w:rPr>
            <w:rStyle w:val="CommentReference"/>
          </w:rPr>
          <w:commentReference w:id="776"/>
        </w:r>
      </w:ins>
    </w:p>
    <w:p w14:paraId="4704B204" w14:textId="77777777" w:rsidR="00972378" w:rsidRDefault="00972378">
      <w:pPr>
        <w:pStyle w:val="Heading1"/>
        <w:spacing w:line="360" w:lineRule="auto"/>
        <w:rPr>
          <w:ins w:id="778" w:author="Dr. Holger R. Goerlitz" w:date="2021-08-13T14:34:00Z"/>
          <w:rStyle w:val="SectionNumber"/>
          <w:rFonts w:asciiTheme="minorHAnsi" w:eastAsiaTheme="minorHAnsi" w:hAnsiTheme="minorHAnsi" w:cstheme="minorBidi"/>
          <w:b w:val="0"/>
          <w:bCs w:val="0"/>
          <w:color w:val="auto"/>
          <w:sz w:val="24"/>
          <w:szCs w:val="24"/>
        </w:rPr>
        <w:pPrChange w:id="779" w:author="tbeleyur" w:date="2021-09-13T14:44:00Z">
          <w:pPr>
            <w:pStyle w:val="Heading1"/>
          </w:pPr>
        </w:pPrChange>
      </w:pPr>
    </w:p>
    <w:p w14:paraId="68F780FF" w14:textId="53CDA816" w:rsidR="00C40095" w:rsidRDefault="00AE3C4E">
      <w:pPr>
        <w:pStyle w:val="Heading1"/>
        <w:spacing w:line="360" w:lineRule="auto"/>
        <w:pPrChange w:id="780" w:author="tbeleyur" w:date="2021-09-13T14:44:00Z">
          <w:pPr>
            <w:pStyle w:val="Heading1"/>
          </w:pPr>
        </w:pPrChange>
      </w:pPr>
      <w:commentRangeStart w:id="781"/>
      <w:r>
        <w:t>Data and code availability</w:t>
      </w:r>
      <w:commentRangeEnd w:id="781"/>
      <w:r w:rsidR="00972378">
        <w:rPr>
          <w:rStyle w:val="CommentReference"/>
          <w:rFonts w:asciiTheme="minorHAnsi" w:eastAsiaTheme="minorHAnsi" w:hAnsiTheme="minorHAnsi" w:cstheme="minorBidi"/>
          <w:b w:val="0"/>
          <w:bCs w:val="0"/>
          <w:color w:val="auto"/>
        </w:rPr>
        <w:commentReference w:id="781"/>
      </w:r>
    </w:p>
    <w:p w14:paraId="7A1CA767" w14:textId="77777777" w:rsidR="00C40095" w:rsidRDefault="00AE3C4E">
      <w:pPr>
        <w:pStyle w:val="FirstParagraph"/>
        <w:spacing w:line="360" w:lineRule="auto"/>
        <w:pPrChange w:id="782" w:author="tbeleyur" w:date="2021-09-13T14:44:00Z">
          <w:pPr>
            <w:pStyle w:val="FirstParagraph"/>
          </w:pPr>
        </w:pPrChange>
      </w:pPr>
      <w:r>
        <w:t xml:space="preserve">All data and code used process data and generate the results and figures in the paper are available at the following Github repository: </w:t>
      </w:r>
      <w:r w:rsidR="001E0227">
        <w:fldChar w:fldCharType="begin"/>
      </w:r>
      <w:r w:rsidR="001E0227">
        <w:instrText xml:space="preserve"> HYPERLINK "https://github.com/thejasvibr/mhbc-online/" \h </w:instrText>
      </w:r>
      <w:r w:rsidR="001E0227">
        <w:fldChar w:fldCharType="separate"/>
      </w:r>
      <w:r>
        <w:rPr>
          <w:rStyle w:val="Hyperlink"/>
        </w:rPr>
        <w:t>https://github.com/thejasvibr/mhbc-online/</w:t>
      </w:r>
      <w:r w:rsidR="001E0227">
        <w:rPr>
          <w:rStyle w:val="Hyperlink"/>
        </w:rPr>
        <w:fldChar w:fldCharType="end"/>
      </w:r>
      <w:r>
        <w:t xml:space="preserve"> and the Zenodo link </w:t>
      </w:r>
      <w:r>
        <w:rPr>
          <w:i/>
          <w:iCs/>
        </w:rPr>
        <w:t>INSERT ZENODO LINK HERE</w:t>
      </w:r>
    </w:p>
    <w:p w14:paraId="384F026B" w14:textId="51EA64D7" w:rsidR="00C40095" w:rsidRDefault="00AE3C4E">
      <w:pPr>
        <w:pStyle w:val="Heading1"/>
        <w:spacing w:line="360" w:lineRule="auto"/>
        <w:pPrChange w:id="783" w:author="tbeleyur" w:date="2021-09-13T14:44:00Z">
          <w:pPr>
            <w:pStyle w:val="Heading1"/>
          </w:pPr>
        </w:pPrChange>
      </w:pPr>
      <w:bookmarkStart w:id="784" w:name="acknowledgements"/>
      <w:bookmarkEnd w:id="775"/>
      <w:r>
        <w:lastRenderedPageBreak/>
        <w:t>Acknowledgements</w:t>
      </w:r>
    </w:p>
    <w:p w14:paraId="4A1CA135" w14:textId="3DDE6736" w:rsidR="00C40095" w:rsidRDefault="00AE3C4E">
      <w:pPr>
        <w:pStyle w:val="FirstParagraph"/>
        <w:spacing w:line="360" w:lineRule="auto"/>
        <w:pPrChange w:id="785" w:author="tbeleyur" w:date="2021-09-13T14:44:00Z">
          <w:pPr>
            <w:pStyle w:val="FirstParagraph"/>
          </w:pPr>
        </w:pPrChange>
      </w:pPr>
      <w:del w:id="786" w:author="Dr. Holger R. Goerlitz" w:date="2021-08-13T14:35:00Z">
        <w:r w:rsidDel="00972378">
          <w:delText xml:space="preserve">The authors </w:delText>
        </w:r>
      </w:del>
      <w:ins w:id="787" w:author="Dr. Holger R. Goerlitz" w:date="2021-08-13T14:35:00Z">
        <w:r w:rsidR="00972378">
          <w:t xml:space="preserve">We </w:t>
        </w:r>
      </w:ins>
      <w:r>
        <w:t>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p w14:paraId="47613C08" w14:textId="25ECAFD4" w:rsidR="00C40095" w:rsidRDefault="00AE3C4E">
      <w:pPr>
        <w:pStyle w:val="Heading1"/>
        <w:spacing w:line="360" w:lineRule="auto"/>
        <w:pPrChange w:id="788" w:author="tbeleyur" w:date="2021-09-13T14:44:00Z">
          <w:pPr>
            <w:pStyle w:val="Heading1"/>
          </w:pPr>
        </w:pPrChange>
      </w:pPr>
      <w:bookmarkStart w:id="789" w:name="author-contributions"/>
      <w:bookmarkEnd w:id="784"/>
      <w:r>
        <w:t>Author Contributions</w:t>
      </w:r>
    </w:p>
    <w:p w14:paraId="7848C735" w14:textId="77777777" w:rsidR="00C40095" w:rsidRDefault="00AE3C4E">
      <w:pPr>
        <w:pStyle w:val="FirstParagraph"/>
        <w:spacing w:line="360" w:lineRule="auto"/>
        <w:pPrChange w:id="790" w:author="tbeleyur" w:date="2021-09-13T14:44:00Z">
          <w:pPr>
            <w:pStyle w:val="FirstParagraph"/>
          </w:pPr>
        </w:pPrChange>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pPr>
        <w:spacing w:line="360" w:lineRule="auto"/>
        <w:pPrChange w:id="791" w:author="tbeleyur" w:date="2021-09-13T14:44:00Z">
          <w:pPr/>
        </w:pPrChange>
      </w:pPr>
      <w:r>
        <w:br w:type="page"/>
      </w:r>
    </w:p>
    <w:p w14:paraId="342FF36D" w14:textId="5964A77A" w:rsidR="00C40095" w:rsidRDefault="00AE3C4E">
      <w:pPr>
        <w:pStyle w:val="Heading1"/>
        <w:spacing w:line="360" w:lineRule="auto"/>
        <w:rPr>
          <w:ins w:id="792" w:author="Neetash Mysuru" w:date="2021-08-26T11:08:00Z"/>
        </w:rPr>
        <w:pPrChange w:id="793" w:author="tbeleyur" w:date="2021-09-13T14:44:00Z">
          <w:pPr>
            <w:pStyle w:val="Heading1"/>
          </w:pPr>
        </w:pPrChange>
      </w:pPr>
      <w:bookmarkStart w:id="794" w:name="references"/>
      <w:bookmarkEnd w:id="789"/>
      <w:r>
        <w:lastRenderedPageBreak/>
        <w:t>References</w:t>
      </w:r>
    </w:p>
    <w:p w14:paraId="0579C8F8" w14:textId="2C1F76CF" w:rsidR="00EC00FE" w:rsidRPr="00EC00FE" w:rsidRDefault="00EC00FE">
      <w:pPr>
        <w:pStyle w:val="BodyText"/>
        <w:spacing w:line="360" w:lineRule="auto"/>
        <w:pPrChange w:id="795" w:author="tbeleyur" w:date="2021-09-13T14:44:00Z">
          <w:pPr>
            <w:pStyle w:val="Heading1"/>
          </w:pPr>
        </w:pPrChange>
      </w:pPr>
      <w:ins w:id="796"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pPr>
        <w:pStyle w:val="Bibliography"/>
        <w:spacing w:line="360" w:lineRule="auto"/>
        <w:pPrChange w:id="797" w:author="tbeleyur" w:date="2021-09-13T14:44:00Z">
          <w:pPr>
            <w:pStyle w:val="Bibliography"/>
          </w:pPr>
        </w:pPrChange>
      </w:pPr>
      <w:bookmarkStart w:id="798" w:name="ref-pulliam1984living"/>
      <w:bookmarkStart w:id="799"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spacing w:line="360" w:lineRule="auto"/>
        <w:pPrChange w:id="800" w:author="tbeleyur" w:date="2021-09-13T14:44:00Z">
          <w:pPr>
            <w:pStyle w:val="Bibliography"/>
          </w:pPr>
        </w:pPrChange>
      </w:pPr>
      <w:bookmarkStart w:id="801" w:name="ref-cherry1953a"/>
      <w:bookmarkEnd w:id="798"/>
      <w:r>
        <w:t xml:space="preserve">2. </w:t>
      </w:r>
      <w:r>
        <w:tab/>
        <w:t xml:space="preserve">Cherry EC. Some experiments on the recognition of speech, with one and with two ears. J Acoust Soc Am. 1953;25:975–9. </w:t>
      </w:r>
    </w:p>
    <w:p w14:paraId="5B51B9B8" w14:textId="77777777" w:rsidR="00C40095" w:rsidRDefault="00AE3C4E">
      <w:pPr>
        <w:pStyle w:val="Bibliography"/>
        <w:spacing w:line="360" w:lineRule="auto"/>
        <w:pPrChange w:id="802" w:author="tbeleyur" w:date="2021-09-13T14:44:00Z">
          <w:pPr>
            <w:pStyle w:val="Bibliography"/>
          </w:pPr>
        </w:pPrChange>
      </w:pPr>
      <w:bookmarkStart w:id="803" w:name="ref-bee2008a"/>
      <w:bookmarkEnd w:id="801"/>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spacing w:line="360" w:lineRule="auto"/>
        <w:pPrChange w:id="804" w:author="tbeleyur" w:date="2021-09-13T14:44:00Z">
          <w:pPr>
            <w:pStyle w:val="Bibliography"/>
          </w:pPr>
        </w:pPrChange>
      </w:pPr>
      <w:bookmarkStart w:id="805" w:name="ref-carrasco2014spatial"/>
      <w:bookmarkEnd w:id="803"/>
      <w:r>
        <w:t xml:space="preserve">4. </w:t>
      </w:r>
      <w:r>
        <w:tab/>
        <w:t xml:space="preserve">Carrasco M. Spatial covert attention: Perceptual modulation. 2014; </w:t>
      </w:r>
    </w:p>
    <w:p w14:paraId="0CF8D612" w14:textId="77777777" w:rsidR="00C40095" w:rsidRDefault="00AE3C4E">
      <w:pPr>
        <w:pStyle w:val="Bibliography"/>
        <w:spacing w:line="360" w:lineRule="auto"/>
        <w:pPrChange w:id="806" w:author="tbeleyur" w:date="2021-09-13T14:44:00Z">
          <w:pPr>
            <w:pStyle w:val="Bibliography"/>
          </w:pPr>
        </w:pPrChange>
      </w:pPr>
      <w:bookmarkStart w:id="807" w:name="ref-krauzlis2014attention"/>
      <w:bookmarkEnd w:id="805"/>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spacing w:line="360" w:lineRule="auto"/>
        <w:pPrChange w:id="808" w:author="tbeleyur" w:date="2021-09-13T14:44:00Z">
          <w:pPr>
            <w:pStyle w:val="Bibliography"/>
          </w:pPr>
        </w:pPrChange>
      </w:pPr>
      <w:bookmarkStart w:id="809" w:name="ref-socialintegr"/>
      <w:bookmarkEnd w:id="807"/>
      <w:r>
        <w:t xml:space="preserve">6. </w:t>
      </w:r>
      <w:r>
        <w:tab/>
        <w:t xml:space="preserve">Bradbury JW, Vehrencamp SL. Social integration. In: Principles of animal communication. Sinauer Associates,MA; 2011. p. 515–60. </w:t>
      </w:r>
    </w:p>
    <w:p w14:paraId="49EDAAB1" w14:textId="77777777" w:rsidR="00C40095" w:rsidRDefault="00AE3C4E">
      <w:pPr>
        <w:pStyle w:val="Bibliography"/>
        <w:spacing w:line="360" w:lineRule="auto"/>
        <w:pPrChange w:id="810" w:author="tbeleyur" w:date="2021-09-13T14:44:00Z">
          <w:pPr>
            <w:pStyle w:val="Bibliography"/>
          </w:pPr>
        </w:pPrChange>
      </w:pPr>
      <w:bookmarkStart w:id="811" w:name="ref-zweifel2020defining"/>
      <w:bookmarkEnd w:id="809"/>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spacing w:line="360" w:lineRule="auto"/>
        <w:pPrChange w:id="812" w:author="tbeleyur" w:date="2021-09-13T14:44:00Z">
          <w:pPr>
            <w:pStyle w:val="Bibliography"/>
          </w:pPr>
        </w:pPrChange>
      </w:pPr>
      <w:bookmarkStart w:id="813" w:name="ref-nelson2006a"/>
      <w:bookmarkEnd w:id="811"/>
      <w:r>
        <w:t xml:space="preserve">8. </w:t>
      </w:r>
      <w:r>
        <w:tab/>
        <w:t xml:space="preserve">Nelson ME, MacIver MA. Sensory acquisition in active sensing systems. J Comp Physiol A Neuroethol Sens Neural Behav Physiol. 2006;192:573–86. </w:t>
      </w:r>
    </w:p>
    <w:p w14:paraId="28D38FB8" w14:textId="77777777" w:rsidR="00C40095" w:rsidRDefault="00AE3C4E">
      <w:pPr>
        <w:pStyle w:val="Bibliography"/>
        <w:spacing w:line="360" w:lineRule="auto"/>
        <w:pPrChange w:id="814" w:author="tbeleyur" w:date="2021-09-13T14:44:00Z">
          <w:pPr>
            <w:pStyle w:val="Bibliography"/>
          </w:pPr>
        </w:pPrChange>
      </w:pPr>
      <w:bookmarkStart w:id="815" w:name="ref-ulanovsky2008bat"/>
      <w:bookmarkEnd w:id="813"/>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spacing w:line="360" w:lineRule="auto"/>
        <w:pPrChange w:id="816" w:author="tbeleyur" w:date="2021-09-13T14:44:00Z">
          <w:pPr>
            <w:pStyle w:val="Bibliography"/>
          </w:pPr>
        </w:pPrChange>
      </w:pPr>
      <w:bookmarkStart w:id="817" w:name="ref-gillambrasiliensis"/>
      <w:bookmarkEnd w:id="815"/>
      <w:r>
        <w:t xml:space="preserve">10. </w:t>
      </w:r>
      <w:r>
        <w:tab/>
        <w:t xml:space="preserve">Gillam EH, Hristov NI, Kunz TH, McCracken GF. Echolocation behavior of Brazilian free-tailed bats during dense emergence flights. Journal of Mammalogy. 2010 Aug;91(4):967–75. Available from: </w:t>
      </w:r>
      <w:r w:rsidR="001E0227">
        <w:fldChar w:fldCharType="begin"/>
      </w:r>
      <w:r w:rsidR="001E0227">
        <w:instrText xml:space="preserve"> HYPERLINK "https://doi.org/10.1644/09-MAMM-A-302.1" \h </w:instrText>
      </w:r>
      <w:r w:rsidR="001E0227">
        <w:fldChar w:fldCharType="separate"/>
      </w:r>
      <w:r>
        <w:rPr>
          <w:rStyle w:val="Hyperlink"/>
        </w:rPr>
        <w:t>https://doi.org/10.1644/09-MAMM-A-302.1</w:t>
      </w:r>
      <w:r w:rsidR="001E0227">
        <w:rPr>
          <w:rStyle w:val="Hyperlink"/>
        </w:rPr>
        <w:fldChar w:fldCharType="end"/>
      </w:r>
    </w:p>
    <w:p w14:paraId="638A87EC" w14:textId="77777777" w:rsidR="00C40095" w:rsidRDefault="00AE3C4E">
      <w:pPr>
        <w:pStyle w:val="Bibliography"/>
        <w:spacing w:line="360" w:lineRule="auto"/>
        <w:pPrChange w:id="818" w:author="tbeleyur" w:date="2021-09-13T14:44:00Z">
          <w:pPr>
            <w:pStyle w:val="Bibliography"/>
          </w:pPr>
        </w:pPrChange>
      </w:pPr>
      <w:bookmarkStart w:id="819" w:name="ref-watanabe1963change"/>
      <w:bookmarkEnd w:id="817"/>
      <w:r>
        <w:lastRenderedPageBreak/>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spacing w:line="360" w:lineRule="auto"/>
        <w:pPrChange w:id="820" w:author="tbeleyur" w:date="2021-09-13T14:44:00Z">
          <w:pPr>
            <w:pStyle w:val="Bibliography"/>
          </w:pPr>
        </w:pPrChange>
      </w:pPr>
      <w:bookmarkStart w:id="821" w:name="ref-griffin1958listening"/>
      <w:bookmarkEnd w:id="819"/>
      <w:r>
        <w:t xml:space="preserve">12. </w:t>
      </w:r>
      <w:r>
        <w:tab/>
        <w:t xml:space="preserve">Griffin DR. Listening in the dark: The acoustic orientation of bats and men. 1958; </w:t>
      </w:r>
    </w:p>
    <w:p w14:paraId="4F6A1795" w14:textId="77777777" w:rsidR="00C40095" w:rsidRDefault="00AE3C4E">
      <w:pPr>
        <w:pStyle w:val="Bibliography"/>
        <w:spacing w:line="360" w:lineRule="auto"/>
        <w:pPrChange w:id="822" w:author="tbeleyur" w:date="2021-09-13T14:44:00Z">
          <w:pPr>
            <w:pStyle w:val="Bibliography"/>
          </w:pPr>
        </w:pPrChange>
      </w:pPr>
      <w:bookmarkStart w:id="823" w:name="ref-gillam2007rapid"/>
      <w:bookmarkEnd w:id="821"/>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spacing w:line="360" w:lineRule="auto"/>
        <w:pPrChange w:id="824" w:author="tbeleyur" w:date="2021-09-13T14:44:00Z">
          <w:pPr>
            <w:pStyle w:val="Bibliography"/>
          </w:pPr>
        </w:pPrChange>
      </w:pPr>
      <w:bookmarkStart w:id="825" w:name="ref-amichai2015calling"/>
      <w:bookmarkEnd w:id="823"/>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spacing w:line="360" w:lineRule="auto"/>
        <w:pPrChange w:id="826" w:author="tbeleyur" w:date="2021-09-13T14:44:00Z">
          <w:pPr>
            <w:pStyle w:val="Bibliography"/>
          </w:pPr>
        </w:pPrChange>
      </w:pPr>
      <w:bookmarkStart w:id="827" w:name="ref-jarvis2013groups"/>
      <w:bookmarkEnd w:id="825"/>
      <w:r>
        <w:t xml:space="preserve">15. </w:t>
      </w:r>
      <w:r>
        <w:tab/>
        <w:t xml:space="preserve">Jarvis J, Jackson W, Smotherman M. Groups of bats improve sonar efficiency through mutual suppression of pulse emissions. Frontiers in physiology. 2013;4:140. </w:t>
      </w:r>
    </w:p>
    <w:p w14:paraId="4A53CB72" w14:textId="77777777" w:rsidR="00C40095" w:rsidRDefault="00AE3C4E">
      <w:pPr>
        <w:pStyle w:val="Bibliography"/>
        <w:spacing w:line="360" w:lineRule="auto"/>
        <w:pPrChange w:id="828" w:author="tbeleyur" w:date="2021-09-13T14:44:00Z">
          <w:pPr>
            <w:pStyle w:val="Bibliography"/>
          </w:pPr>
        </w:pPrChange>
      </w:pPr>
      <w:bookmarkStart w:id="829" w:name="ref-lu2020echolocating"/>
      <w:bookmarkEnd w:id="827"/>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spacing w:line="360" w:lineRule="auto"/>
        <w:pPrChange w:id="830" w:author="tbeleyur" w:date="2021-09-13T14:44:00Z">
          <w:pPr>
            <w:pStyle w:val="Bibliography"/>
          </w:pPr>
        </w:pPrChange>
      </w:pPr>
      <w:bookmarkStart w:id="831" w:name="ref-hage2013ambient"/>
      <w:bookmarkEnd w:id="829"/>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spacing w:line="360" w:lineRule="auto"/>
        <w:pPrChange w:id="832" w:author="tbeleyur" w:date="2021-09-13T14:44:00Z">
          <w:pPr>
            <w:pStyle w:val="Bibliography"/>
          </w:pPr>
        </w:pPrChange>
      </w:pPr>
      <w:bookmarkStart w:id="833" w:name="ref-lin2016a"/>
      <w:bookmarkEnd w:id="831"/>
      <w:r>
        <w:t xml:space="preserve">18. </w:t>
      </w:r>
      <w:r>
        <w:tab/>
        <w:t xml:space="preserve">Lin Y, Abaid N, Müller R. Bats adjust their pulse emission rates with swarm size in the field. J Acoust Soc Am. 2016;140:4318–25. </w:t>
      </w:r>
    </w:p>
    <w:p w14:paraId="15BCB918" w14:textId="77777777" w:rsidR="00C40095" w:rsidRDefault="00AE3C4E">
      <w:pPr>
        <w:pStyle w:val="Bibliography"/>
        <w:spacing w:line="360" w:lineRule="auto"/>
        <w:pPrChange w:id="834" w:author="tbeleyur" w:date="2021-09-13T14:44:00Z">
          <w:pPr>
            <w:pStyle w:val="Bibliography"/>
          </w:pPr>
        </w:pPrChange>
      </w:pPr>
      <w:bookmarkStart w:id="835" w:name="ref-gomes2020individual"/>
      <w:bookmarkEnd w:id="833"/>
      <w:r>
        <w:t xml:space="preserve">19. </w:t>
      </w:r>
      <w:r>
        <w:tab/>
        <w:t xml:space="preserve">Gomes DG, Goerlitz HR. Individual differences show that only some bats can cope with noise-induced masking and distraction. PeerJ. 2020;8:e10551. </w:t>
      </w:r>
    </w:p>
    <w:p w14:paraId="041595E1" w14:textId="77777777" w:rsidR="00C40095" w:rsidRPr="00AB345B" w:rsidRDefault="00AE3C4E">
      <w:pPr>
        <w:pStyle w:val="Bibliography"/>
        <w:spacing w:line="360" w:lineRule="auto"/>
        <w:rPr>
          <w:lang w:val="it-IT"/>
          <w:rPrChange w:id="836" w:author="Thejasvi Beleyur" w:date="2021-09-14T10:12:00Z">
            <w:rPr/>
          </w:rPrChange>
        </w:rPr>
        <w:pPrChange w:id="837" w:author="tbeleyur" w:date="2021-09-13T14:44:00Z">
          <w:pPr>
            <w:pStyle w:val="Bibliography"/>
          </w:pPr>
        </w:pPrChange>
      </w:pPr>
      <w:bookmarkStart w:id="838" w:name="ref-hase2018bats"/>
      <w:bookmarkEnd w:id="835"/>
      <w:r>
        <w:t xml:space="preserve">20. </w:t>
      </w:r>
      <w:r>
        <w:tab/>
        <w:t xml:space="preserve">Hase K, Kadoya Y, Maitani Y, Miyamoto T, Kobayasi KI, Hiryu S. Bats enhance their call identities to solve the cocktail party problem. </w:t>
      </w:r>
      <w:r w:rsidRPr="00AB345B">
        <w:rPr>
          <w:lang w:val="it-IT"/>
          <w:rPrChange w:id="839" w:author="Thejasvi Beleyur" w:date="2021-09-14T10:12:00Z">
            <w:rPr/>
          </w:rPrChange>
        </w:rPr>
        <w:t xml:space="preserve">Communications </w:t>
      </w:r>
      <w:proofErr w:type="spellStart"/>
      <w:r w:rsidRPr="00AB345B">
        <w:rPr>
          <w:lang w:val="it-IT"/>
          <w:rPrChange w:id="840" w:author="Thejasvi Beleyur" w:date="2021-09-14T10:12:00Z">
            <w:rPr/>
          </w:rPrChange>
        </w:rPr>
        <w:t>biology</w:t>
      </w:r>
      <w:proofErr w:type="spellEnd"/>
      <w:r w:rsidRPr="00AB345B">
        <w:rPr>
          <w:lang w:val="it-IT"/>
          <w:rPrChange w:id="841" w:author="Thejasvi Beleyur" w:date="2021-09-14T10:12:00Z">
            <w:rPr/>
          </w:rPrChange>
        </w:rPr>
        <w:t xml:space="preserve">. 2018;1(1):1–8. </w:t>
      </w:r>
    </w:p>
    <w:p w14:paraId="4B238924" w14:textId="77777777" w:rsidR="00C40095" w:rsidRDefault="00AE3C4E">
      <w:pPr>
        <w:pStyle w:val="Bibliography"/>
        <w:spacing w:line="360" w:lineRule="auto"/>
        <w:pPrChange w:id="842" w:author="tbeleyur" w:date="2021-09-13T14:44:00Z">
          <w:pPr>
            <w:pStyle w:val="Bibliography"/>
          </w:pPr>
        </w:pPrChange>
      </w:pPr>
      <w:bookmarkStart w:id="843" w:name="ref-cvikel2015board"/>
      <w:bookmarkEnd w:id="838"/>
      <w:r w:rsidRPr="00AB345B">
        <w:rPr>
          <w:lang w:val="it-IT"/>
          <w:rPrChange w:id="844" w:author="Thejasvi Beleyur" w:date="2021-09-14T10:12:00Z">
            <w:rPr/>
          </w:rPrChange>
        </w:rPr>
        <w:t xml:space="preserve">21. </w:t>
      </w:r>
      <w:r w:rsidRPr="00AB345B">
        <w:rPr>
          <w:lang w:val="it-IT"/>
          <w:rPrChange w:id="845" w:author="Thejasvi Beleyur" w:date="2021-09-14T10:12:00Z">
            <w:rPr/>
          </w:rPrChange>
        </w:rPr>
        <w:tab/>
      </w:r>
      <w:proofErr w:type="spellStart"/>
      <w:r w:rsidRPr="00AB345B">
        <w:rPr>
          <w:lang w:val="it-IT"/>
          <w:rPrChange w:id="846" w:author="Thejasvi Beleyur" w:date="2021-09-14T10:12:00Z">
            <w:rPr/>
          </w:rPrChange>
        </w:rPr>
        <w:t>Cvikel</w:t>
      </w:r>
      <w:proofErr w:type="spellEnd"/>
      <w:r w:rsidRPr="00AB345B">
        <w:rPr>
          <w:lang w:val="it-IT"/>
          <w:rPrChange w:id="847" w:author="Thejasvi Beleyur" w:date="2021-09-14T10:12:00Z">
            <w:rPr/>
          </w:rPrChange>
        </w:rPr>
        <w:t xml:space="preserve"> N, Levin E, </w:t>
      </w:r>
      <w:proofErr w:type="spellStart"/>
      <w:r w:rsidRPr="00AB345B">
        <w:rPr>
          <w:lang w:val="it-IT"/>
          <w:rPrChange w:id="848" w:author="Thejasvi Beleyur" w:date="2021-09-14T10:12:00Z">
            <w:rPr/>
          </w:rPrChange>
        </w:rPr>
        <w:t>Hurme</w:t>
      </w:r>
      <w:proofErr w:type="spellEnd"/>
      <w:r w:rsidRPr="00AB345B">
        <w:rPr>
          <w:lang w:val="it-IT"/>
          <w:rPrChange w:id="849" w:author="Thejasvi Beleyur" w:date="2021-09-14T10:12:00Z">
            <w:rPr/>
          </w:rPrChange>
        </w:rPr>
        <w:t xml:space="preserve"> E, </w:t>
      </w:r>
      <w:proofErr w:type="spellStart"/>
      <w:r w:rsidRPr="00AB345B">
        <w:rPr>
          <w:lang w:val="it-IT"/>
          <w:rPrChange w:id="850" w:author="Thejasvi Beleyur" w:date="2021-09-14T10:12:00Z">
            <w:rPr/>
          </w:rPrChange>
        </w:rPr>
        <w:t>Borissov</w:t>
      </w:r>
      <w:proofErr w:type="spellEnd"/>
      <w:r w:rsidRPr="00AB345B">
        <w:rPr>
          <w:lang w:val="it-IT"/>
          <w:rPrChange w:id="851" w:author="Thejasvi Beleyur" w:date="2021-09-14T10:12:00Z">
            <w:rPr/>
          </w:rPrChange>
        </w:rPr>
        <w:t xml:space="preserve"> I, </w:t>
      </w:r>
      <w:proofErr w:type="spellStart"/>
      <w:r w:rsidRPr="00AB345B">
        <w:rPr>
          <w:lang w:val="it-IT"/>
          <w:rPrChange w:id="852" w:author="Thejasvi Beleyur" w:date="2021-09-14T10:12:00Z">
            <w:rPr/>
          </w:rPrChange>
        </w:rPr>
        <w:t>Boonman</w:t>
      </w:r>
      <w:proofErr w:type="spellEnd"/>
      <w:r w:rsidRPr="00AB345B">
        <w:rPr>
          <w:lang w:val="it-IT"/>
          <w:rPrChange w:id="853" w:author="Thejasvi Beleyur" w:date="2021-09-14T10:12:00Z">
            <w:rPr/>
          </w:rPrChange>
        </w:rPr>
        <w:t xml:space="preserve"> A, </w:t>
      </w:r>
      <w:proofErr w:type="spellStart"/>
      <w:r w:rsidRPr="00AB345B">
        <w:rPr>
          <w:lang w:val="it-IT"/>
          <w:rPrChange w:id="854" w:author="Thejasvi Beleyur" w:date="2021-09-14T10:12:00Z">
            <w:rPr/>
          </w:rPrChange>
        </w:rPr>
        <w:t>Amichai</w:t>
      </w:r>
      <w:proofErr w:type="spellEnd"/>
      <w:r w:rsidRPr="00AB345B">
        <w:rPr>
          <w:lang w:val="it-IT"/>
          <w:rPrChange w:id="855" w:author="Thejasvi Beleyur" w:date="2021-09-14T10:12:00Z">
            <w:rPr/>
          </w:rPrChange>
        </w:rPr>
        <w:t xml:space="preserve"> E, et al. </w:t>
      </w:r>
      <w:r>
        <w:t xml:space="preserve">On-board recordings reveal no jamming avoidance in wild bats. Proceedings of the Royal Society B: Biological Sciences. 2015;282(1798):20142274. </w:t>
      </w:r>
    </w:p>
    <w:p w14:paraId="2D5110F5" w14:textId="77777777" w:rsidR="00C40095" w:rsidRDefault="00AE3C4E">
      <w:pPr>
        <w:pStyle w:val="Bibliography"/>
        <w:spacing w:line="360" w:lineRule="auto"/>
        <w:pPrChange w:id="856" w:author="tbeleyur" w:date="2021-09-13T14:44:00Z">
          <w:pPr>
            <w:pStyle w:val="Bibliography"/>
          </w:pPr>
        </w:pPrChange>
      </w:pPr>
      <w:bookmarkStart w:id="857" w:name="ref-gotze2016no"/>
      <w:bookmarkEnd w:id="843"/>
      <w:r>
        <w:lastRenderedPageBreak/>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spacing w:line="360" w:lineRule="auto"/>
        <w:pPrChange w:id="858" w:author="tbeleyur" w:date="2021-09-13T14:44:00Z">
          <w:pPr>
            <w:pStyle w:val="Bibliography"/>
          </w:pPr>
        </w:pPrChange>
      </w:pPr>
      <w:bookmarkStart w:id="859" w:name="ref-fawcett2015echolocation"/>
      <w:bookmarkEnd w:id="857"/>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spacing w:line="360" w:lineRule="auto"/>
        <w:pPrChange w:id="860" w:author="tbeleyur" w:date="2021-09-13T14:44:00Z">
          <w:pPr>
            <w:pStyle w:val="Bibliography"/>
          </w:pPr>
        </w:pPrChange>
      </w:pPr>
      <w:bookmarkStart w:id="861" w:name="ref-habersetzer1981adaptive"/>
      <w:bookmarkEnd w:id="859"/>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spacing w:line="360" w:lineRule="auto"/>
        <w:pPrChange w:id="862" w:author="tbeleyur" w:date="2021-09-13T14:44:00Z">
          <w:pPr>
            <w:pStyle w:val="Bibliography"/>
          </w:pPr>
        </w:pPrChange>
      </w:pPr>
      <w:bookmarkStart w:id="863" w:name="ref-ulanovsky2004dynamics"/>
      <w:bookmarkEnd w:id="861"/>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spacing w:line="360" w:lineRule="auto"/>
        <w:pPrChange w:id="864" w:author="tbeleyur" w:date="2021-09-13T14:44:00Z">
          <w:pPr>
            <w:pStyle w:val="Bibliography"/>
          </w:pPr>
        </w:pPrChange>
      </w:pPr>
      <w:bookmarkStart w:id="865" w:name="ref-adams2017suppression"/>
      <w:bookmarkEnd w:id="863"/>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spacing w:line="360" w:lineRule="auto"/>
        <w:pPrChange w:id="866" w:author="tbeleyur" w:date="2021-09-13T14:44:00Z">
          <w:pPr>
            <w:pStyle w:val="Bibliography"/>
          </w:pPr>
        </w:pPrChange>
      </w:pPr>
      <w:bookmarkStart w:id="867" w:name="ref-fenton2012evolution"/>
      <w:bookmarkEnd w:id="865"/>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spacing w:line="360" w:lineRule="auto"/>
        <w:pPrChange w:id="868" w:author="tbeleyur" w:date="2021-09-13T14:44:00Z">
          <w:pPr>
            <w:pStyle w:val="Bibliography"/>
          </w:pPr>
        </w:pPrChange>
      </w:pPr>
      <w:bookmarkStart w:id="869" w:name="ref-beleyur2019modeling"/>
      <w:bookmarkEnd w:id="867"/>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spacing w:line="360" w:lineRule="auto"/>
        <w:pPrChange w:id="870" w:author="tbeleyur" w:date="2021-09-13T14:44:00Z">
          <w:pPr>
            <w:pStyle w:val="Bibliography"/>
          </w:pPr>
        </w:pPrChange>
      </w:pPr>
      <w:bookmarkStart w:id="871" w:name="ref-fawcett2015clutter"/>
      <w:bookmarkEnd w:id="869"/>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spacing w:line="360" w:lineRule="auto"/>
        <w:pPrChange w:id="872" w:author="tbeleyur" w:date="2021-09-13T14:44:00Z">
          <w:pPr>
            <w:pStyle w:val="Bibliography"/>
          </w:pPr>
        </w:pPrChange>
      </w:pPr>
      <w:bookmarkStart w:id="873" w:name="ref-mammdivdatabase"/>
      <w:bookmarkEnd w:id="871"/>
      <w:r>
        <w:t xml:space="preserve">30. </w:t>
      </w:r>
      <w:r>
        <w:tab/>
        <w:t xml:space="preserve">Mammal Diversity Database. Mammal diversity database. Zenodo; 2020. Available from: </w:t>
      </w:r>
      <w:r w:rsidR="001E0227">
        <w:fldChar w:fldCharType="begin"/>
      </w:r>
      <w:r w:rsidR="001E0227">
        <w:instrText xml:space="preserve"> HYPERLINK "https://doi.org/10.5281/zenodo.4139818" \h </w:instrText>
      </w:r>
      <w:r w:rsidR="001E0227">
        <w:fldChar w:fldCharType="separate"/>
      </w:r>
      <w:r>
        <w:rPr>
          <w:rStyle w:val="Hyperlink"/>
        </w:rPr>
        <w:t>https://doi.org/10.5281/zenodo.4139818</w:t>
      </w:r>
      <w:r w:rsidR="001E0227">
        <w:rPr>
          <w:rStyle w:val="Hyperlink"/>
        </w:rPr>
        <w:fldChar w:fldCharType="end"/>
      </w:r>
    </w:p>
    <w:p w14:paraId="2FFAE813" w14:textId="77777777" w:rsidR="00C40095" w:rsidRDefault="00AE3C4E">
      <w:pPr>
        <w:pStyle w:val="Bibliography"/>
        <w:spacing w:line="360" w:lineRule="auto"/>
        <w:pPrChange w:id="874" w:author="tbeleyur" w:date="2021-09-13T14:44:00Z">
          <w:pPr>
            <w:pStyle w:val="Bibliography"/>
          </w:pPr>
        </w:pPrChange>
      </w:pPr>
      <w:bookmarkStart w:id="875" w:name="ref-tian1997echolocation"/>
      <w:bookmarkEnd w:id="873"/>
      <w:r w:rsidRPr="00AB345B">
        <w:rPr>
          <w:lang w:val="de-DE"/>
          <w:rPrChange w:id="876" w:author="Thejasvi Beleyur" w:date="2021-09-14T10:12:00Z">
            <w:rPr/>
          </w:rPrChange>
        </w:rPr>
        <w:t xml:space="preserve">31. </w:t>
      </w:r>
      <w:r w:rsidRPr="00AB345B">
        <w:rPr>
          <w:lang w:val="de-DE"/>
          <w:rPrChange w:id="877" w:author="Thejasvi Beleyur" w:date="2021-09-14T10:12:00Z">
            <w:rPr/>
          </w:rPrChange>
        </w:rPr>
        <w:tab/>
        <w:t xml:space="preserve">Tian B, Schnitzler H-U. </w:t>
      </w:r>
      <w:r>
        <w:t xml:space="preserve">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spacing w:line="360" w:lineRule="auto"/>
        <w:pPrChange w:id="878" w:author="tbeleyur" w:date="2021-09-13T14:44:00Z">
          <w:pPr>
            <w:pStyle w:val="Bibliography"/>
          </w:pPr>
        </w:pPrChange>
      </w:pPr>
      <w:bookmarkStart w:id="879" w:name="ref-schnitzler2011auditory"/>
      <w:bookmarkEnd w:id="875"/>
      <w:r>
        <w:lastRenderedPageBreak/>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spacing w:line="360" w:lineRule="auto"/>
        <w:pPrChange w:id="880" w:author="tbeleyur" w:date="2021-09-13T14:44:00Z">
          <w:pPr>
            <w:pStyle w:val="Bibliography"/>
          </w:pPr>
        </w:pPrChange>
      </w:pPr>
      <w:bookmarkStart w:id="881" w:name="ref-neuweiler2000biology"/>
      <w:bookmarkEnd w:id="879"/>
      <w:r>
        <w:t xml:space="preserve">33. </w:t>
      </w:r>
      <w:r>
        <w:tab/>
        <w:t xml:space="preserve">Neuweiler G. The biology of bats. Oxford University Press; 2000. </w:t>
      </w:r>
    </w:p>
    <w:p w14:paraId="33D3EE8E" w14:textId="77777777" w:rsidR="00C40095" w:rsidRDefault="00AE3C4E">
      <w:pPr>
        <w:pStyle w:val="Bibliography"/>
        <w:spacing w:line="360" w:lineRule="auto"/>
        <w:pPrChange w:id="882" w:author="tbeleyur" w:date="2021-09-13T14:44:00Z">
          <w:pPr>
            <w:pStyle w:val="Bibliography"/>
          </w:pPr>
        </w:pPrChange>
      </w:pPr>
      <w:bookmarkStart w:id="883" w:name="ref-schnitzler1976peripheral"/>
      <w:bookmarkEnd w:id="881"/>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spacing w:line="360" w:lineRule="auto"/>
        <w:pPrChange w:id="884" w:author="tbeleyur" w:date="2021-09-13T14:44:00Z">
          <w:pPr>
            <w:pStyle w:val="Bibliography"/>
          </w:pPr>
        </w:pPrChange>
      </w:pPr>
      <w:bookmarkStart w:id="885" w:name="ref-schnitzler1973control"/>
      <w:bookmarkEnd w:id="883"/>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spacing w:line="360" w:lineRule="auto"/>
        <w:pPrChange w:id="886" w:author="tbeleyur" w:date="2021-09-13T14:44:00Z">
          <w:pPr>
            <w:pStyle w:val="Bibliography"/>
          </w:pPr>
        </w:pPrChange>
      </w:pPr>
      <w:bookmarkStart w:id="887" w:name="ref-schoeppler2018precise"/>
      <w:bookmarkEnd w:id="885"/>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spacing w:line="360" w:lineRule="auto"/>
        <w:pPrChange w:id="888" w:author="tbeleyur" w:date="2021-09-13T14:44:00Z">
          <w:pPr>
            <w:pStyle w:val="Bibliography"/>
          </w:pPr>
        </w:pPrChange>
      </w:pPr>
      <w:bookmarkStart w:id="889" w:name="ref-neuweiler1987foraging"/>
      <w:bookmarkEnd w:id="887"/>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spacing w:line="360" w:lineRule="auto"/>
        <w:pPrChange w:id="890" w:author="tbeleyur" w:date="2021-09-13T14:44:00Z">
          <w:pPr>
            <w:pStyle w:val="Bibliography"/>
          </w:pPr>
        </w:pPrChange>
      </w:pPr>
      <w:bookmarkStart w:id="891" w:name="ref-Fenton2014"/>
      <w:bookmarkEnd w:id="889"/>
      <w:r>
        <w:t xml:space="preserve">38. </w:t>
      </w:r>
      <w:r>
        <w:tab/>
        <w:t xml:space="preserve">Fenton B(MB), Jensen FH, Kalko EKV, Tyack PL. Sonar signals of bats and toothed whales. In: Surlykke A, Nachtigall PE, Fay RR, Popper AN, editors. Biosonar. New York, NY: Springer New York; 2014. p. 11–59. Available from: </w:t>
      </w:r>
      <w:r w:rsidR="001E0227">
        <w:fldChar w:fldCharType="begin"/>
      </w:r>
      <w:r w:rsidR="001E0227">
        <w:instrText xml:space="preserve"> HYPERLINK "https://doi.org/10.1007/978-1-4614-9146-0_2" \h </w:instrText>
      </w:r>
      <w:r w:rsidR="001E0227">
        <w:fldChar w:fldCharType="separate"/>
      </w:r>
      <w:r>
        <w:rPr>
          <w:rStyle w:val="Hyperlink"/>
        </w:rPr>
        <w:t>https://doi.org/10.1007/978-1-4614-9146-0_2</w:t>
      </w:r>
      <w:r w:rsidR="001E0227">
        <w:rPr>
          <w:rStyle w:val="Hyperlink"/>
        </w:rPr>
        <w:fldChar w:fldCharType="end"/>
      </w:r>
    </w:p>
    <w:p w14:paraId="21E3FE89" w14:textId="77777777" w:rsidR="00C40095" w:rsidRDefault="00AE3C4E">
      <w:pPr>
        <w:pStyle w:val="Bibliography"/>
        <w:spacing w:line="360" w:lineRule="auto"/>
        <w:pPrChange w:id="892" w:author="tbeleyur" w:date="2021-09-13T14:44:00Z">
          <w:pPr>
            <w:pStyle w:val="Bibliography"/>
          </w:pPr>
        </w:pPrChange>
      </w:pPr>
      <w:bookmarkStart w:id="893" w:name="ref-jones1993echolocation"/>
      <w:bookmarkEnd w:id="891"/>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spacing w:line="360" w:lineRule="auto"/>
        <w:pPrChange w:id="894" w:author="tbeleyur" w:date="2021-09-13T14:44:00Z">
          <w:pPr>
            <w:pStyle w:val="Bibliography"/>
          </w:pPr>
        </w:pPrChange>
      </w:pPr>
      <w:bookmarkStart w:id="895" w:name="ref-jones1994individual"/>
      <w:bookmarkEnd w:id="893"/>
      <w:r>
        <w:t xml:space="preserve">40. </w:t>
      </w:r>
      <w:r>
        <w:tab/>
        <w:t xml:space="preserve">Jones G, Sripathi K, Waters DA. Individual variation in the echolocation calls of three sympatric indian hipposiderid bats, and an experimental attempt to jam bat echolocation. Folia Zoologica. 1994;43:347–62. </w:t>
      </w:r>
    </w:p>
    <w:p w14:paraId="552E22A9" w14:textId="77777777" w:rsidR="00C40095" w:rsidRDefault="00AE3C4E">
      <w:pPr>
        <w:pStyle w:val="Bibliography"/>
        <w:spacing w:line="360" w:lineRule="auto"/>
        <w:pPrChange w:id="896" w:author="tbeleyur" w:date="2021-09-13T14:44:00Z">
          <w:pPr>
            <w:pStyle w:val="Bibliography"/>
          </w:pPr>
        </w:pPrChange>
      </w:pPr>
      <w:bookmarkStart w:id="897" w:name="ref-mazar2020sensorimotor"/>
      <w:bookmarkEnd w:id="895"/>
      <w:r>
        <w:t xml:space="preserve">41. </w:t>
      </w:r>
      <w:r>
        <w:tab/>
        <w:t xml:space="preserve">Mazar O, Yovel Y. A sensorimotor model shows why a spectral jamming avoidance response does not help bats deal with jamming. Elife. 2020;9:e55539. </w:t>
      </w:r>
    </w:p>
    <w:p w14:paraId="65F49CF6" w14:textId="77777777" w:rsidR="00C40095" w:rsidRDefault="00AE3C4E">
      <w:pPr>
        <w:pStyle w:val="Bibliography"/>
        <w:spacing w:line="360" w:lineRule="auto"/>
        <w:pPrChange w:id="898" w:author="tbeleyur" w:date="2021-09-13T14:44:00Z">
          <w:pPr>
            <w:pStyle w:val="Bibliography"/>
          </w:pPr>
        </w:pPrChange>
      </w:pPr>
      <w:bookmarkStart w:id="899" w:name="ref-izadi2019segmentation"/>
      <w:bookmarkEnd w:id="897"/>
      <w:r>
        <w:lastRenderedPageBreak/>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spacing w:line="360" w:lineRule="auto"/>
        <w:pPrChange w:id="900" w:author="tbeleyur" w:date="2021-09-13T14:44:00Z">
          <w:pPr>
            <w:pStyle w:val="Bibliography"/>
          </w:pPr>
        </w:pPrChange>
      </w:pPr>
      <w:bookmarkStart w:id="901" w:name="ref-dietz2016bats"/>
      <w:bookmarkEnd w:id="899"/>
      <w:r>
        <w:t xml:space="preserve">43. </w:t>
      </w:r>
      <w:r>
        <w:tab/>
        <w:t xml:space="preserve">Dietz C, Kiefer A. Bats of britain and europe. Bloomsbury Publishing; 2016. </w:t>
      </w:r>
    </w:p>
    <w:p w14:paraId="6831FB46" w14:textId="77777777" w:rsidR="00C40095" w:rsidRDefault="00AE3C4E">
      <w:pPr>
        <w:pStyle w:val="Bibliography"/>
        <w:spacing w:line="360" w:lineRule="auto"/>
        <w:pPrChange w:id="902" w:author="tbeleyur" w:date="2021-09-13T14:44:00Z">
          <w:pPr>
            <w:pStyle w:val="Bibliography"/>
          </w:pPr>
        </w:pPrChange>
      </w:pPr>
      <w:bookmarkStart w:id="903" w:name="ref-itsfmcitation"/>
      <w:bookmarkEnd w:id="901"/>
      <w:r>
        <w:t xml:space="preserve">44. </w:t>
      </w:r>
      <w:r>
        <w:tab/>
        <w:t xml:space="preserve">Beleyur T. Itsfm, an open-source package to reliably segment and measure sounds by frequency modulation. bioRxiv. 2021; Available from: </w:t>
      </w:r>
      <w:r w:rsidR="001E0227">
        <w:fldChar w:fldCharType="begin"/>
      </w:r>
      <w:r w:rsidR="001E0227">
        <w:instrText xml:space="preserve"> HYPERLINK "https://www.biorxiv.org/content/early/2021/01/09/2021.01.09.426033" \h </w:instrText>
      </w:r>
      <w:r w:rsidR="001E0227">
        <w:fldChar w:fldCharType="separate"/>
      </w:r>
      <w:r>
        <w:rPr>
          <w:rStyle w:val="Hyperlink"/>
        </w:rPr>
        <w:t>https://www.biorxiv.org/content/early/2021/01/09/2021.01.09.426033</w:t>
      </w:r>
      <w:r w:rsidR="001E0227">
        <w:rPr>
          <w:rStyle w:val="Hyperlink"/>
        </w:rPr>
        <w:fldChar w:fldCharType="end"/>
      </w:r>
    </w:p>
    <w:p w14:paraId="60819AA6" w14:textId="77777777" w:rsidR="00C40095" w:rsidRDefault="00AE3C4E">
      <w:pPr>
        <w:pStyle w:val="Bibliography"/>
        <w:spacing w:line="360" w:lineRule="auto"/>
        <w:pPrChange w:id="904" w:author="tbeleyur" w:date="2021-09-13T14:44:00Z">
          <w:pPr>
            <w:pStyle w:val="Bibliography"/>
          </w:pPr>
        </w:pPrChange>
      </w:pPr>
      <w:bookmarkStart w:id="905" w:name="ref-siemers2005species"/>
      <w:bookmarkEnd w:id="903"/>
      <w:r>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spacing w:line="360" w:lineRule="auto"/>
        <w:pPrChange w:id="906" w:author="tbeleyur" w:date="2021-09-13T14:44:00Z">
          <w:pPr>
            <w:pStyle w:val="Bibliography"/>
          </w:pPr>
        </w:pPrChange>
      </w:pPr>
      <w:bookmarkStart w:id="907" w:name="ref-schuchmann2012horseshoe"/>
      <w:bookmarkEnd w:id="905"/>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spacing w:line="360" w:lineRule="auto"/>
        <w:pPrChange w:id="908" w:author="tbeleyur" w:date="2021-09-13T14:44:00Z">
          <w:pPr>
            <w:pStyle w:val="Bibliography"/>
          </w:pPr>
        </w:pPrChange>
      </w:pPr>
      <w:bookmarkStart w:id="909" w:name="ref-ratcliffe2004conspecifics"/>
      <w:bookmarkEnd w:id="907"/>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spacing w:line="360" w:lineRule="auto"/>
        <w:pPrChange w:id="910" w:author="tbeleyur" w:date="2021-09-13T14:44:00Z">
          <w:pPr>
            <w:pStyle w:val="Bibliography"/>
          </w:pPr>
        </w:pPrChange>
      </w:pPr>
      <w:bookmarkStart w:id="911" w:name="ref-arm"/>
      <w:bookmarkEnd w:id="909"/>
      <w:r>
        <w:t xml:space="preserve">48. </w:t>
      </w:r>
      <w:r>
        <w:tab/>
        <w:t xml:space="preserve">Gelman A, Su Y-S. Arm: Data analysis using regression and multilevel/hierarchical models. 2020. Available from: </w:t>
      </w:r>
      <w:r w:rsidR="001E0227">
        <w:fldChar w:fldCharType="begin"/>
      </w:r>
      <w:r w:rsidR="001E0227">
        <w:instrText xml:space="preserve"> HYPERLINK "https://CRAN.R-project.org/package=arm" \h </w:instrText>
      </w:r>
      <w:r w:rsidR="001E0227">
        <w:fldChar w:fldCharType="separate"/>
      </w:r>
      <w:r>
        <w:rPr>
          <w:rStyle w:val="Hyperlink"/>
        </w:rPr>
        <w:t>https://CRAN.R-project.org/package=arm</w:t>
      </w:r>
      <w:r w:rsidR="001E0227">
        <w:rPr>
          <w:rStyle w:val="Hyperlink"/>
        </w:rPr>
        <w:fldChar w:fldCharType="end"/>
      </w:r>
    </w:p>
    <w:p w14:paraId="751D8465" w14:textId="77777777" w:rsidR="00C40095" w:rsidRPr="00AB345B" w:rsidRDefault="00AE3C4E">
      <w:pPr>
        <w:pStyle w:val="Bibliography"/>
        <w:spacing w:line="360" w:lineRule="auto"/>
        <w:rPr>
          <w:lang w:val="nl-NL"/>
          <w:rPrChange w:id="912" w:author="Thejasvi Beleyur" w:date="2021-09-14T10:12:00Z">
            <w:rPr/>
          </w:rPrChange>
        </w:rPr>
        <w:pPrChange w:id="913" w:author="tbeleyur" w:date="2021-09-13T14:44:00Z">
          <w:pPr>
            <w:pStyle w:val="Bibliography"/>
          </w:pPr>
        </w:pPrChange>
      </w:pPr>
      <w:bookmarkStart w:id="914" w:name="ref-nalborczyk2019pragmatism"/>
      <w:bookmarkEnd w:id="911"/>
      <w:r>
        <w:t xml:space="preserve">49. </w:t>
      </w:r>
      <w:r>
        <w:tab/>
        <w:t xml:space="preserve">Nalborczyk L, Bürkner P-C, Williams DR, Savalei V. Pragmatism should not be a substitute for statistical literacy, a commentary on albers, kiers, and van ravenzwaaij (2018). </w:t>
      </w:r>
      <w:proofErr w:type="spellStart"/>
      <w:r w:rsidRPr="00AB345B">
        <w:rPr>
          <w:lang w:val="nl-NL"/>
          <w:rPrChange w:id="915" w:author="Thejasvi Beleyur" w:date="2021-09-14T10:12:00Z">
            <w:rPr/>
          </w:rPrChange>
        </w:rPr>
        <w:t>Collabra</w:t>
      </w:r>
      <w:proofErr w:type="spellEnd"/>
      <w:r w:rsidRPr="00AB345B">
        <w:rPr>
          <w:lang w:val="nl-NL"/>
          <w:rPrChange w:id="916" w:author="Thejasvi Beleyur" w:date="2021-09-14T10:12:00Z">
            <w:rPr/>
          </w:rPrChange>
        </w:rPr>
        <w:t xml:space="preserve">: </w:t>
      </w:r>
      <w:proofErr w:type="spellStart"/>
      <w:r w:rsidRPr="00AB345B">
        <w:rPr>
          <w:lang w:val="nl-NL"/>
          <w:rPrChange w:id="917" w:author="Thejasvi Beleyur" w:date="2021-09-14T10:12:00Z">
            <w:rPr/>
          </w:rPrChange>
        </w:rPr>
        <w:t>Psychology</w:t>
      </w:r>
      <w:proofErr w:type="spellEnd"/>
      <w:r w:rsidRPr="00AB345B">
        <w:rPr>
          <w:lang w:val="nl-NL"/>
          <w:rPrChange w:id="918" w:author="Thejasvi Beleyur" w:date="2021-09-14T10:12:00Z">
            <w:rPr/>
          </w:rPrChange>
        </w:rPr>
        <w:t xml:space="preserve">. 2019;5(1). </w:t>
      </w:r>
    </w:p>
    <w:p w14:paraId="086D0570" w14:textId="77777777" w:rsidR="00C40095" w:rsidRPr="00AB345B" w:rsidRDefault="00AE3C4E">
      <w:pPr>
        <w:pStyle w:val="Bibliography"/>
        <w:spacing w:line="360" w:lineRule="auto"/>
        <w:rPr>
          <w:lang w:val="nl-NL"/>
          <w:rPrChange w:id="919" w:author="Thejasvi Beleyur" w:date="2021-09-14T10:12:00Z">
            <w:rPr/>
          </w:rPrChange>
        </w:rPr>
        <w:pPrChange w:id="920" w:author="tbeleyur" w:date="2021-09-13T14:44:00Z">
          <w:pPr>
            <w:pStyle w:val="Bibliography"/>
          </w:pPr>
        </w:pPrChange>
      </w:pPr>
      <w:bookmarkStart w:id="921" w:name="ref-van1995python"/>
      <w:bookmarkEnd w:id="914"/>
      <w:r w:rsidRPr="00AB345B">
        <w:rPr>
          <w:lang w:val="nl-NL"/>
          <w:rPrChange w:id="922" w:author="Thejasvi Beleyur" w:date="2021-09-14T10:12:00Z">
            <w:rPr/>
          </w:rPrChange>
        </w:rPr>
        <w:t xml:space="preserve">50. </w:t>
      </w:r>
      <w:r w:rsidRPr="00AB345B">
        <w:rPr>
          <w:lang w:val="nl-NL"/>
          <w:rPrChange w:id="923" w:author="Thejasvi Beleyur" w:date="2021-09-14T10:12:00Z">
            <w:rPr/>
          </w:rPrChange>
        </w:rPr>
        <w:tab/>
        <w:t xml:space="preserve">Van Rossum G, Drake </w:t>
      </w:r>
      <w:proofErr w:type="spellStart"/>
      <w:r w:rsidRPr="00AB345B">
        <w:rPr>
          <w:lang w:val="nl-NL"/>
          <w:rPrChange w:id="924" w:author="Thejasvi Beleyur" w:date="2021-09-14T10:12:00Z">
            <w:rPr/>
          </w:rPrChange>
        </w:rPr>
        <w:t>Jr</w:t>
      </w:r>
      <w:proofErr w:type="spellEnd"/>
      <w:r w:rsidRPr="00AB345B">
        <w:rPr>
          <w:lang w:val="nl-NL"/>
          <w:rPrChange w:id="925" w:author="Thejasvi Beleyur" w:date="2021-09-14T10:12:00Z">
            <w:rPr/>
          </w:rPrChange>
        </w:rPr>
        <w:t xml:space="preserve"> FL. Python </w:t>
      </w:r>
      <w:proofErr w:type="spellStart"/>
      <w:r w:rsidRPr="00AB345B">
        <w:rPr>
          <w:lang w:val="nl-NL"/>
          <w:rPrChange w:id="926" w:author="Thejasvi Beleyur" w:date="2021-09-14T10:12:00Z">
            <w:rPr/>
          </w:rPrChange>
        </w:rPr>
        <w:t>reference</w:t>
      </w:r>
      <w:proofErr w:type="spellEnd"/>
      <w:r w:rsidRPr="00AB345B">
        <w:rPr>
          <w:lang w:val="nl-NL"/>
          <w:rPrChange w:id="927" w:author="Thejasvi Beleyur" w:date="2021-09-14T10:12:00Z">
            <w:rPr/>
          </w:rPrChange>
        </w:rPr>
        <w:t xml:space="preserve"> manual. Centrum voor Wiskunde en Informatica Amsterdam; 1995. </w:t>
      </w:r>
    </w:p>
    <w:p w14:paraId="59765F25" w14:textId="77777777" w:rsidR="00C40095" w:rsidRDefault="00AE3C4E">
      <w:pPr>
        <w:pStyle w:val="Bibliography"/>
        <w:spacing w:line="360" w:lineRule="auto"/>
        <w:pPrChange w:id="928" w:author="tbeleyur" w:date="2021-09-13T14:44:00Z">
          <w:pPr>
            <w:pStyle w:val="Bibliography"/>
          </w:pPr>
        </w:pPrChange>
      </w:pPr>
      <w:bookmarkStart w:id="929" w:name="ref-2020SciPy"/>
      <w:bookmarkEnd w:id="921"/>
      <w:r w:rsidRPr="00AB345B">
        <w:rPr>
          <w:lang w:val="fr-FR"/>
          <w:rPrChange w:id="930" w:author="Thejasvi Beleyur" w:date="2021-09-14T10:12:00Z">
            <w:rPr/>
          </w:rPrChange>
        </w:rPr>
        <w:t xml:space="preserve">51. </w:t>
      </w:r>
      <w:r w:rsidRPr="00AB345B">
        <w:rPr>
          <w:lang w:val="fr-FR"/>
          <w:rPrChange w:id="931" w:author="Thejasvi Beleyur" w:date="2021-09-14T10:12:00Z">
            <w:rPr/>
          </w:rPrChange>
        </w:rPr>
        <w:tab/>
        <w:t xml:space="preserve">Virtanen P, </w:t>
      </w:r>
      <w:proofErr w:type="spellStart"/>
      <w:r w:rsidRPr="00AB345B">
        <w:rPr>
          <w:lang w:val="fr-FR"/>
          <w:rPrChange w:id="932" w:author="Thejasvi Beleyur" w:date="2021-09-14T10:12:00Z">
            <w:rPr/>
          </w:rPrChange>
        </w:rPr>
        <w:t>Gommers</w:t>
      </w:r>
      <w:proofErr w:type="spellEnd"/>
      <w:r w:rsidRPr="00AB345B">
        <w:rPr>
          <w:lang w:val="fr-FR"/>
          <w:rPrChange w:id="933" w:author="Thejasvi Beleyur" w:date="2021-09-14T10:12:00Z">
            <w:rPr/>
          </w:rPrChange>
        </w:rPr>
        <w:t xml:space="preserve"> R, Oliphant TE, </w:t>
      </w:r>
      <w:proofErr w:type="spellStart"/>
      <w:r w:rsidRPr="00AB345B">
        <w:rPr>
          <w:lang w:val="fr-FR"/>
          <w:rPrChange w:id="934" w:author="Thejasvi Beleyur" w:date="2021-09-14T10:12:00Z">
            <w:rPr/>
          </w:rPrChange>
        </w:rPr>
        <w:t>Haberland</w:t>
      </w:r>
      <w:proofErr w:type="spellEnd"/>
      <w:r w:rsidRPr="00AB345B">
        <w:rPr>
          <w:lang w:val="fr-FR"/>
          <w:rPrChange w:id="935" w:author="Thejasvi Beleyur" w:date="2021-09-14T10:12:00Z">
            <w:rPr/>
          </w:rPrChange>
        </w:rPr>
        <w:t xml:space="preserve"> M, </w:t>
      </w:r>
      <w:proofErr w:type="spellStart"/>
      <w:r w:rsidRPr="00AB345B">
        <w:rPr>
          <w:lang w:val="fr-FR"/>
          <w:rPrChange w:id="936" w:author="Thejasvi Beleyur" w:date="2021-09-14T10:12:00Z">
            <w:rPr/>
          </w:rPrChange>
        </w:rPr>
        <w:t>Reddy</w:t>
      </w:r>
      <w:proofErr w:type="spellEnd"/>
      <w:r w:rsidRPr="00AB345B">
        <w:rPr>
          <w:lang w:val="fr-FR"/>
          <w:rPrChange w:id="937" w:author="Thejasvi Beleyur" w:date="2021-09-14T10:12:00Z">
            <w:rPr/>
          </w:rPrChange>
        </w:rPr>
        <w:t xml:space="preserve"> T, </w:t>
      </w:r>
      <w:proofErr w:type="spellStart"/>
      <w:r w:rsidRPr="00AB345B">
        <w:rPr>
          <w:lang w:val="fr-FR"/>
          <w:rPrChange w:id="938" w:author="Thejasvi Beleyur" w:date="2021-09-14T10:12:00Z">
            <w:rPr/>
          </w:rPrChange>
        </w:rPr>
        <w:t>Cournapeau</w:t>
      </w:r>
      <w:proofErr w:type="spellEnd"/>
      <w:r w:rsidRPr="00AB345B">
        <w:rPr>
          <w:lang w:val="fr-FR"/>
          <w:rPrChange w:id="939" w:author="Thejasvi Beleyur" w:date="2021-09-14T10:12:00Z">
            <w:rPr/>
          </w:rPrChange>
        </w:rPr>
        <w:t xml:space="preserve"> D, et al. </w:t>
      </w:r>
      <w:r>
        <w:t xml:space="preserve">SciPy 1.0: Fundamental Algorithms for Scientific Computing in Python. Nature Methods. 2020;17:261–72. doi: </w:t>
      </w:r>
      <w:r w:rsidR="001E0227">
        <w:fldChar w:fldCharType="begin"/>
      </w:r>
      <w:r w:rsidR="001E0227">
        <w:instrText xml:space="preserve"> HYPERLINK "https://doi.org/10.1038/s41592-019-0686-2" \h </w:instrText>
      </w:r>
      <w:r w:rsidR="001E0227">
        <w:fldChar w:fldCharType="separate"/>
      </w:r>
      <w:r>
        <w:rPr>
          <w:rStyle w:val="Hyperlink"/>
        </w:rPr>
        <w:t>https://doi.org/10.1038/s41592-019-0686-2</w:t>
      </w:r>
      <w:r w:rsidR="001E0227">
        <w:rPr>
          <w:rStyle w:val="Hyperlink"/>
        </w:rPr>
        <w:fldChar w:fldCharType="end"/>
      </w:r>
    </w:p>
    <w:p w14:paraId="2D2CF6E5" w14:textId="77777777" w:rsidR="00C40095" w:rsidRDefault="00AE3C4E">
      <w:pPr>
        <w:pStyle w:val="Bibliography"/>
        <w:spacing w:line="360" w:lineRule="auto"/>
        <w:pPrChange w:id="940" w:author="tbeleyur" w:date="2021-09-13T14:44:00Z">
          <w:pPr>
            <w:pStyle w:val="Bibliography"/>
          </w:pPr>
        </w:pPrChange>
      </w:pPr>
      <w:bookmarkStart w:id="941" w:name="ref-numpy"/>
      <w:bookmarkEnd w:id="929"/>
      <w:r>
        <w:t xml:space="preserve">52. </w:t>
      </w:r>
      <w:r>
        <w:tab/>
        <w:t xml:space="preserve">Oliphant TE. A guide to NumPy. Vol. 1. Trelgol Publishing USA; 2006. </w:t>
      </w:r>
    </w:p>
    <w:p w14:paraId="31086A9C" w14:textId="77777777" w:rsidR="00C40095" w:rsidRDefault="00AE3C4E">
      <w:pPr>
        <w:pStyle w:val="Bibliography"/>
        <w:spacing w:line="360" w:lineRule="auto"/>
        <w:pPrChange w:id="942" w:author="tbeleyur" w:date="2021-09-13T14:44:00Z">
          <w:pPr>
            <w:pStyle w:val="Bibliography"/>
          </w:pPr>
        </w:pPrChange>
      </w:pPr>
      <w:bookmarkStart w:id="943" w:name="ref-matplotlib"/>
      <w:bookmarkEnd w:id="941"/>
      <w:r>
        <w:lastRenderedPageBreak/>
        <w:t xml:space="preserve">53. </w:t>
      </w:r>
      <w:r>
        <w:tab/>
        <w:t xml:space="preserve">Hunter JD. Matplotlib: A 2D graphics environment. Computing in science &amp; engineering. 2007;9(3):90–5. </w:t>
      </w:r>
    </w:p>
    <w:p w14:paraId="2AEEBE16" w14:textId="77777777" w:rsidR="00C40095" w:rsidRDefault="00AE3C4E">
      <w:pPr>
        <w:pStyle w:val="Bibliography"/>
        <w:spacing w:line="360" w:lineRule="auto"/>
        <w:pPrChange w:id="944" w:author="tbeleyur" w:date="2021-09-13T14:44:00Z">
          <w:pPr>
            <w:pStyle w:val="Bibliography"/>
          </w:pPr>
        </w:pPrChange>
      </w:pPr>
      <w:bookmarkStart w:id="945" w:name="ref-soundfile"/>
      <w:bookmarkEnd w:id="943"/>
      <w:r>
        <w:t xml:space="preserve">54. </w:t>
      </w:r>
      <w:r>
        <w:tab/>
        <w:t xml:space="preserve">Bechtold B, Geier M. SoundFile. 2019. Available from: </w:t>
      </w:r>
      <w:r w:rsidR="001E0227">
        <w:fldChar w:fldCharType="begin"/>
      </w:r>
      <w:r w:rsidR="001E0227">
        <w:instrText xml:space="preserve"> HYPERLINK "https://github.com/bastibe/SoundFile" \h </w:instrText>
      </w:r>
      <w:r w:rsidR="001E0227">
        <w:fldChar w:fldCharType="separate"/>
      </w:r>
      <w:r>
        <w:rPr>
          <w:rStyle w:val="Hyperlink"/>
        </w:rPr>
        <w:t>https://github.com/bastibe/SoundFile</w:t>
      </w:r>
      <w:r w:rsidR="001E0227">
        <w:rPr>
          <w:rStyle w:val="Hyperlink"/>
        </w:rPr>
        <w:fldChar w:fldCharType="end"/>
      </w:r>
    </w:p>
    <w:p w14:paraId="23FF1C8C" w14:textId="77777777" w:rsidR="00C40095" w:rsidRDefault="00AE3C4E">
      <w:pPr>
        <w:pStyle w:val="Bibliography"/>
        <w:spacing w:line="360" w:lineRule="auto"/>
        <w:pPrChange w:id="946" w:author="tbeleyur" w:date="2021-09-13T14:44:00Z">
          <w:pPr>
            <w:pStyle w:val="Bibliography"/>
          </w:pPr>
        </w:pPrChange>
      </w:pPr>
      <w:bookmarkStart w:id="947" w:name="ref-pandas"/>
      <w:bookmarkEnd w:id="945"/>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spacing w:line="360" w:lineRule="auto"/>
        <w:pPrChange w:id="948" w:author="tbeleyur" w:date="2021-09-13T14:44:00Z">
          <w:pPr>
            <w:pStyle w:val="Bibliography"/>
          </w:pPr>
        </w:pPrChange>
      </w:pPr>
      <w:bookmarkStart w:id="949" w:name="ref-jupyter"/>
      <w:bookmarkEnd w:id="947"/>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spacing w:line="360" w:lineRule="auto"/>
        <w:pPrChange w:id="950" w:author="tbeleyur" w:date="2021-09-13T14:44:00Z">
          <w:pPr>
            <w:pStyle w:val="Bibliography"/>
          </w:pPr>
        </w:pPrChange>
      </w:pPr>
      <w:bookmarkStart w:id="951" w:name="ref-rmarkdown"/>
      <w:bookmarkEnd w:id="949"/>
      <w:r>
        <w:t xml:space="preserve">57. </w:t>
      </w:r>
      <w:r>
        <w:tab/>
        <w:t xml:space="preserve">Xie Y, Allaire JJ, Grolemund G. R markdown: The definitive guide. Boca Raton, Florida: Chapman; Hall/CRC; 2018. Available from: </w:t>
      </w:r>
      <w:r w:rsidR="001E0227">
        <w:fldChar w:fldCharType="begin"/>
      </w:r>
      <w:r w:rsidR="001E0227">
        <w:instrText xml:space="preserve"> HYPERLINK "https://bookdown.org/yihui/rmarkdown" \h </w:instrText>
      </w:r>
      <w:r w:rsidR="001E0227">
        <w:fldChar w:fldCharType="separate"/>
      </w:r>
      <w:r>
        <w:rPr>
          <w:rStyle w:val="Hyperlink"/>
        </w:rPr>
        <w:t>https://bookdown.org/yihui/rmarkdown</w:t>
      </w:r>
      <w:r w:rsidR="001E0227">
        <w:rPr>
          <w:rStyle w:val="Hyperlink"/>
        </w:rPr>
        <w:fldChar w:fldCharType="end"/>
      </w:r>
    </w:p>
    <w:p w14:paraId="60269565" w14:textId="77777777" w:rsidR="00C40095" w:rsidRDefault="00AE3C4E">
      <w:pPr>
        <w:pStyle w:val="Bibliography"/>
        <w:spacing w:line="360" w:lineRule="auto"/>
        <w:pPrChange w:id="952" w:author="tbeleyur" w:date="2021-09-13T14:44:00Z">
          <w:pPr>
            <w:pStyle w:val="Bibliography"/>
          </w:pPr>
        </w:pPrChange>
      </w:pPr>
      <w:bookmarkStart w:id="953" w:name="ref-audacity"/>
      <w:bookmarkEnd w:id="951"/>
      <w:r>
        <w:t xml:space="preserve">58. </w:t>
      </w:r>
      <w:r>
        <w:tab/>
        <w:t xml:space="preserve">Audacity-Team. Audacity(r): Free audio editor and recorder [computer application] version 2.3.3. 2019. Available from: </w:t>
      </w:r>
      <w:r w:rsidR="001E0227">
        <w:fldChar w:fldCharType="begin"/>
      </w:r>
      <w:r w:rsidR="001E0227">
        <w:instrText xml:space="preserve"> HYPERLINK "https://audacityteam.org/" \h </w:instrText>
      </w:r>
      <w:r w:rsidR="001E0227">
        <w:fldChar w:fldCharType="separate"/>
      </w:r>
      <w:r>
        <w:rPr>
          <w:rStyle w:val="Hyperlink"/>
        </w:rPr>
        <w:t>https://audacityteam.org/</w:t>
      </w:r>
      <w:r w:rsidR="001E0227">
        <w:rPr>
          <w:rStyle w:val="Hyperlink"/>
        </w:rPr>
        <w:fldChar w:fldCharType="end"/>
      </w:r>
    </w:p>
    <w:p w14:paraId="433E2B51" w14:textId="77777777" w:rsidR="00C40095" w:rsidRDefault="00AE3C4E">
      <w:pPr>
        <w:pStyle w:val="Bibliography"/>
        <w:spacing w:line="360" w:lineRule="auto"/>
        <w:pPrChange w:id="954" w:author="tbeleyur" w:date="2021-09-13T14:44:00Z">
          <w:pPr>
            <w:pStyle w:val="Bibliography"/>
          </w:pPr>
        </w:pPrChange>
      </w:pPr>
      <w:bookmarkStart w:id="955" w:name="ref-R4"/>
      <w:bookmarkEnd w:id="953"/>
      <w:r>
        <w:t xml:space="preserve">59. </w:t>
      </w:r>
      <w:r>
        <w:tab/>
        <w:t xml:space="preserve">R Core Team. R: A language and environment for statistical computing. Vienna, Austria: R Foundation for Statistical Computing; 2021. Available from: </w:t>
      </w:r>
      <w:r w:rsidR="001E0227">
        <w:fldChar w:fldCharType="begin"/>
      </w:r>
      <w:r w:rsidR="001E0227">
        <w:instrText xml:space="preserve"> HYPERLINK "https://www.R-project.org/" \h </w:instrText>
      </w:r>
      <w:r w:rsidR="001E0227">
        <w:fldChar w:fldCharType="separate"/>
      </w:r>
      <w:r>
        <w:rPr>
          <w:rStyle w:val="Hyperlink"/>
        </w:rPr>
        <w:t>https://www.R-project.org/</w:t>
      </w:r>
      <w:r w:rsidR="001E0227">
        <w:rPr>
          <w:rStyle w:val="Hyperlink"/>
        </w:rPr>
        <w:fldChar w:fldCharType="end"/>
      </w:r>
    </w:p>
    <w:p w14:paraId="4310A448" w14:textId="77777777" w:rsidR="00C40095" w:rsidRDefault="00AE3C4E">
      <w:pPr>
        <w:pStyle w:val="Bibliography"/>
        <w:spacing w:line="360" w:lineRule="auto"/>
        <w:pPrChange w:id="956" w:author="tbeleyur" w:date="2021-09-13T14:44:00Z">
          <w:pPr>
            <w:pStyle w:val="Bibliography"/>
          </w:pPr>
        </w:pPrChange>
      </w:pPr>
      <w:bookmarkStart w:id="957" w:name="ref-lme4"/>
      <w:bookmarkEnd w:id="955"/>
      <w:r>
        <w:t xml:space="preserve">60. </w:t>
      </w:r>
      <w:r>
        <w:tab/>
        <w:t xml:space="preserve">Bates D, Mächler M, Bolker B, Walker S. Fitting linear mixed-effects models using lme4. Journal of Statistical Software. 2015;67(1):1–48. doi: </w:t>
      </w:r>
      <w:r w:rsidR="001E0227">
        <w:fldChar w:fldCharType="begin"/>
      </w:r>
      <w:r w:rsidR="001E0227">
        <w:instrText xml:space="preserve"> HYPERLINK "https://doi.org/10.18637/jss.v067.i01" \h </w:instrText>
      </w:r>
      <w:r w:rsidR="001E0227">
        <w:fldChar w:fldCharType="separate"/>
      </w:r>
      <w:r>
        <w:rPr>
          <w:rStyle w:val="Hyperlink"/>
        </w:rPr>
        <w:t>10.18637/jss.v067.i01</w:t>
      </w:r>
      <w:r w:rsidR="001E0227">
        <w:rPr>
          <w:rStyle w:val="Hyperlink"/>
        </w:rPr>
        <w:fldChar w:fldCharType="end"/>
      </w:r>
    </w:p>
    <w:p w14:paraId="707B4089" w14:textId="77777777" w:rsidR="00C40095" w:rsidRDefault="00AE3C4E">
      <w:pPr>
        <w:pStyle w:val="Bibliography"/>
        <w:spacing w:line="360" w:lineRule="auto"/>
        <w:pPrChange w:id="958" w:author="tbeleyur" w:date="2021-09-13T14:44:00Z">
          <w:pPr>
            <w:pStyle w:val="Bibliography"/>
          </w:pPr>
        </w:pPrChange>
      </w:pPr>
      <w:bookmarkStart w:id="959" w:name="ref-coda"/>
      <w:bookmarkEnd w:id="957"/>
      <w:r>
        <w:t xml:space="preserve">61. </w:t>
      </w:r>
      <w:r>
        <w:tab/>
        <w:t xml:space="preserve">Plummer M, Best N, Cowles K, Vines K. CODA: Convergence diagnosis and output analysis for MCMC. R News. 2006;6(1):7–11. Available from: </w:t>
      </w:r>
      <w:r w:rsidR="001E0227">
        <w:fldChar w:fldCharType="begin"/>
      </w:r>
      <w:r w:rsidR="001E0227">
        <w:instrText xml:space="preserve"> HYPERLINK "https://journal.r-project.org/archive/" \h </w:instrText>
      </w:r>
      <w:r w:rsidR="001E0227">
        <w:fldChar w:fldCharType="separate"/>
      </w:r>
      <w:r>
        <w:rPr>
          <w:rStyle w:val="Hyperlink"/>
        </w:rPr>
        <w:t>https://journal.r-project.org/archive/</w:t>
      </w:r>
      <w:r w:rsidR="001E0227">
        <w:rPr>
          <w:rStyle w:val="Hyperlink"/>
        </w:rPr>
        <w:fldChar w:fldCharType="end"/>
      </w:r>
    </w:p>
    <w:p w14:paraId="4367B491" w14:textId="77777777" w:rsidR="00C40095" w:rsidRDefault="00AE3C4E">
      <w:pPr>
        <w:pStyle w:val="Bibliography"/>
        <w:spacing w:line="360" w:lineRule="auto"/>
        <w:pPrChange w:id="960" w:author="tbeleyur" w:date="2021-09-13T14:44:00Z">
          <w:pPr>
            <w:pStyle w:val="Bibliography"/>
          </w:pPr>
        </w:pPrChange>
      </w:pPr>
      <w:bookmarkStart w:id="961" w:name="ref-rossiter2002relatedness"/>
      <w:bookmarkEnd w:id="959"/>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spacing w:line="360" w:lineRule="auto"/>
        <w:pPrChange w:id="962" w:author="tbeleyur" w:date="2021-09-13T14:44:00Z">
          <w:pPr>
            <w:pStyle w:val="Bibliography"/>
          </w:pPr>
        </w:pPrChange>
      </w:pPr>
      <w:bookmarkStart w:id="963" w:name="ref-denzinger2016guild"/>
      <w:bookmarkEnd w:id="961"/>
      <w:r>
        <w:lastRenderedPageBreak/>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spacing w:line="360" w:lineRule="auto"/>
        <w:pPrChange w:id="964" w:author="tbeleyur" w:date="2021-09-13T14:44:00Z">
          <w:pPr>
            <w:pStyle w:val="Bibliography"/>
          </w:pPr>
        </w:pPrChange>
      </w:pPr>
      <w:bookmarkStart w:id="965" w:name="ref-pye1972bimodal"/>
      <w:bookmarkEnd w:id="963"/>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spacing w:line="360" w:lineRule="auto"/>
        <w:pPrChange w:id="966" w:author="tbeleyur" w:date="2021-09-13T14:44:00Z">
          <w:pPr>
            <w:pStyle w:val="Bibliography"/>
          </w:pPr>
        </w:pPrChange>
      </w:pPr>
      <w:bookmarkStart w:id="967" w:name="ref-simmons1984echolocation"/>
      <w:bookmarkEnd w:id="965"/>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spacing w:line="360" w:lineRule="auto"/>
        <w:pPrChange w:id="968" w:author="tbeleyur" w:date="2021-09-13T14:44:00Z">
          <w:pPr>
            <w:pStyle w:val="Bibliography"/>
          </w:pPr>
        </w:pPrChange>
      </w:pPr>
      <w:bookmarkStart w:id="969" w:name="ref-luo2015linking"/>
      <w:bookmarkEnd w:id="967"/>
      <w:r>
        <w:t xml:space="preserve">66. </w:t>
      </w:r>
      <w:r>
        <w:tab/>
        <w:t xml:space="preserve">Luo J, Goerlitz HR, Brumm H, Wiegrebe L. Linking the sender to the receiver: Vocal adjustments by bats to maintain signal detection in noise. Scientific reports. 2015;5:18556. </w:t>
      </w:r>
    </w:p>
    <w:p w14:paraId="3CA0158A" w14:textId="77777777" w:rsidR="00C40095" w:rsidRDefault="00AE3C4E">
      <w:pPr>
        <w:pStyle w:val="Bibliography"/>
        <w:spacing w:line="360" w:lineRule="auto"/>
        <w:pPrChange w:id="970" w:author="tbeleyur" w:date="2021-09-13T14:44:00Z">
          <w:pPr>
            <w:pStyle w:val="Bibliography"/>
          </w:pPr>
        </w:pPrChange>
      </w:pPr>
      <w:bookmarkStart w:id="971" w:name="ref-hage2014ambient"/>
      <w:bookmarkEnd w:id="969"/>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spacing w:line="360" w:lineRule="auto"/>
        <w:pPrChange w:id="972" w:author="tbeleyur" w:date="2021-09-13T14:44:00Z">
          <w:pPr>
            <w:pStyle w:val="Bibliography"/>
          </w:pPr>
        </w:pPrChange>
      </w:pPr>
      <w:bookmarkStart w:id="973" w:name="ref-Salles202011719"/>
      <w:bookmarkEnd w:id="971"/>
      <w:r>
        <w:t xml:space="preserve">68. </w:t>
      </w:r>
      <w:r>
        <w:tab/>
        <w:t xml:space="preserve">Salles A, Diebold CA, Moss CF. Echolocating bats accumulate information from acoustic snapshots to predict auditory object motion. Proceedings of the National Academy of Sciences. 2020; Available from: </w:t>
      </w:r>
      <w:r w:rsidR="001E0227">
        <w:fldChar w:fldCharType="begin"/>
      </w:r>
      <w:r w:rsidR="001E0227">
        <w:instrText xml:space="preserve"> HYPERLINK "https://www.pnas.org/content/early/2020/10/27/2011719117" \h </w:instrText>
      </w:r>
      <w:r w:rsidR="001E0227">
        <w:fldChar w:fldCharType="separate"/>
      </w:r>
      <w:r>
        <w:rPr>
          <w:rStyle w:val="Hyperlink"/>
        </w:rPr>
        <w:t>https://www.pnas.org/content/early/2020/10/27/2011719117</w:t>
      </w:r>
      <w:r w:rsidR="001E0227">
        <w:rPr>
          <w:rStyle w:val="Hyperlink"/>
        </w:rPr>
        <w:fldChar w:fldCharType="end"/>
      </w:r>
    </w:p>
    <w:p w14:paraId="620F277C" w14:textId="77777777" w:rsidR="00C40095" w:rsidRPr="00AB345B" w:rsidRDefault="00AE3C4E">
      <w:pPr>
        <w:pStyle w:val="Bibliography"/>
        <w:spacing w:line="360" w:lineRule="auto"/>
        <w:rPr>
          <w:lang w:val="de-DE"/>
          <w:rPrChange w:id="974" w:author="Thejasvi Beleyur" w:date="2021-09-14T10:12:00Z">
            <w:rPr/>
          </w:rPrChange>
        </w:rPr>
        <w:pPrChange w:id="975" w:author="tbeleyur" w:date="2021-09-13T14:44:00Z">
          <w:pPr>
            <w:pStyle w:val="Bibliography"/>
          </w:pPr>
        </w:pPrChange>
      </w:pPr>
      <w:bookmarkStart w:id="976" w:name="ref-barchi2013spatial"/>
      <w:bookmarkEnd w:id="973"/>
      <w:r>
        <w:t xml:space="preserve">69. </w:t>
      </w:r>
      <w:r>
        <w:tab/>
        <w:t xml:space="preserve">Barchi JR, Knowles JM, Simmons JA. Spatial memory and stereotypy of flight paths by big brown bats in cluttered surroundings. </w:t>
      </w:r>
      <w:r w:rsidRPr="00AB345B">
        <w:rPr>
          <w:lang w:val="de-DE"/>
          <w:rPrChange w:id="977" w:author="Thejasvi Beleyur" w:date="2021-09-14T10:12:00Z">
            <w:rPr/>
          </w:rPrChange>
        </w:rPr>
        <w:t xml:space="preserve">Journal </w:t>
      </w:r>
      <w:proofErr w:type="spellStart"/>
      <w:r w:rsidRPr="00AB345B">
        <w:rPr>
          <w:lang w:val="de-DE"/>
          <w:rPrChange w:id="978" w:author="Thejasvi Beleyur" w:date="2021-09-14T10:12:00Z">
            <w:rPr/>
          </w:rPrChange>
        </w:rPr>
        <w:t>of</w:t>
      </w:r>
      <w:proofErr w:type="spellEnd"/>
      <w:r w:rsidRPr="00AB345B">
        <w:rPr>
          <w:lang w:val="de-DE"/>
          <w:rPrChange w:id="979" w:author="Thejasvi Beleyur" w:date="2021-09-14T10:12:00Z">
            <w:rPr/>
          </w:rPrChange>
        </w:rPr>
        <w:t xml:space="preserve"> Experimental </w:t>
      </w:r>
      <w:proofErr w:type="spellStart"/>
      <w:r w:rsidRPr="00AB345B">
        <w:rPr>
          <w:lang w:val="de-DE"/>
          <w:rPrChange w:id="980" w:author="Thejasvi Beleyur" w:date="2021-09-14T10:12:00Z">
            <w:rPr/>
          </w:rPrChange>
        </w:rPr>
        <w:t>Biology</w:t>
      </w:r>
      <w:proofErr w:type="spellEnd"/>
      <w:r w:rsidRPr="00AB345B">
        <w:rPr>
          <w:lang w:val="de-DE"/>
          <w:rPrChange w:id="981" w:author="Thejasvi Beleyur" w:date="2021-09-14T10:12:00Z">
            <w:rPr/>
          </w:rPrChange>
        </w:rPr>
        <w:t xml:space="preserve">. 2013;216(6):1053–63. </w:t>
      </w:r>
    </w:p>
    <w:p w14:paraId="7A6AA832" w14:textId="77777777" w:rsidR="00C40095" w:rsidRPr="00AB345B" w:rsidRDefault="00AE3C4E">
      <w:pPr>
        <w:pStyle w:val="Bibliography"/>
        <w:spacing w:line="360" w:lineRule="auto"/>
        <w:rPr>
          <w:lang w:val="de-DE"/>
          <w:rPrChange w:id="982" w:author="Thejasvi Beleyur" w:date="2021-09-14T10:12:00Z">
            <w:rPr/>
          </w:rPrChange>
        </w:rPr>
        <w:pPrChange w:id="983" w:author="tbeleyur" w:date="2021-09-13T14:44:00Z">
          <w:pPr>
            <w:pStyle w:val="Bibliography"/>
          </w:pPr>
        </w:pPrChange>
      </w:pPr>
      <w:bookmarkStart w:id="984" w:name="ref-mohres1949versuche"/>
      <w:bookmarkEnd w:id="976"/>
      <w:r w:rsidRPr="00AB345B">
        <w:rPr>
          <w:lang w:val="de-DE"/>
          <w:rPrChange w:id="985" w:author="Thejasvi Beleyur" w:date="2021-09-14T10:12:00Z">
            <w:rPr/>
          </w:rPrChange>
        </w:rPr>
        <w:t xml:space="preserve">70. </w:t>
      </w:r>
      <w:r w:rsidRPr="00AB345B">
        <w:rPr>
          <w:lang w:val="de-DE"/>
          <w:rPrChange w:id="986" w:author="Thejasvi Beleyur" w:date="2021-09-14T10:12:00Z">
            <w:rPr/>
          </w:rPrChange>
        </w:rPr>
        <w:tab/>
      </w:r>
      <w:proofErr w:type="spellStart"/>
      <w:r w:rsidRPr="00AB345B">
        <w:rPr>
          <w:lang w:val="de-DE"/>
          <w:rPrChange w:id="987" w:author="Thejasvi Beleyur" w:date="2021-09-14T10:12:00Z">
            <w:rPr/>
          </w:rPrChange>
        </w:rPr>
        <w:t>Möhres</w:t>
      </w:r>
      <w:proofErr w:type="spellEnd"/>
      <w:r w:rsidRPr="00AB345B">
        <w:rPr>
          <w:lang w:val="de-DE"/>
          <w:rPrChange w:id="988" w:author="Thejasvi Beleyur" w:date="2021-09-14T10:12:00Z">
            <w:rPr/>
          </w:rPrChange>
        </w:rPr>
        <w:t xml:space="preserve"> F, Oettingen-Spielberg T. Versuche über die </w:t>
      </w:r>
      <w:proofErr w:type="spellStart"/>
      <w:r w:rsidRPr="00AB345B">
        <w:rPr>
          <w:lang w:val="de-DE"/>
          <w:rPrChange w:id="989" w:author="Thejasvi Beleyur" w:date="2021-09-14T10:12:00Z">
            <w:rPr/>
          </w:rPrChange>
        </w:rPr>
        <w:t>nahorientierung</w:t>
      </w:r>
      <w:proofErr w:type="spellEnd"/>
      <w:r w:rsidRPr="00AB345B">
        <w:rPr>
          <w:lang w:val="de-DE"/>
          <w:rPrChange w:id="990" w:author="Thejasvi Beleyur" w:date="2021-09-14T10:12:00Z">
            <w:rPr/>
          </w:rPrChange>
        </w:rPr>
        <w:t xml:space="preserve"> und das </w:t>
      </w:r>
      <w:proofErr w:type="spellStart"/>
      <w:r w:rsidRPr="00AB345B">
        <w:rPr>
          <w:lang w:val="de-DE"/>
          <w:rPrChange w:id="991" w:author="Thejasvi Beleyur" w:date="2021-09-14T10:12:00Z">
            <w:rPr/>
          </w:rPrChange>
        </w:rPr>
        <w:t>heimfindevermögen</w:t>
      </w:r>
      <w:proofErr w:type="spellEnd"/>
      <w:r w:rsidRPr="00AB345B">
        <w:rPr>
          <w:lang w:val="de-DE"/>
          <w:rPrChange w:id="992" w:author="Thejasvi Beleyur" w:date="2021-09-14T10:12:00Z">
            <w:rPr/>
          </w:rPrChange>
        </w:rPr>
        <w:t xml:space="preserve"> der </w:t>
      </w:r>
      <w:proofErr w:type="spellStart"/>
      <w:r w:rsidRPr="00AB345B">
        <w:rPr>
          <w:lang w:val="de-DE"/>
          <w:rPrChange w:id="993" w:author="Thejasvi Beleyur" w:date="2021-09-14T10:12:00Z">
            <w:rPr/>
          </w:rPrChange>
        </w:rPr>
        <w:t>fledermäuse</w:t>
      </w:r>
      <w:proofErr w:type="spellEnd"/>
      <w:r w:rsidRPr="00AB345B">
        <w:rPr>
          <w:lang w:val="de-DE"/>
          <w:rPrChange w:id="994" w:author="Thejasvi Beleyur" w:date="2021-09-14T10:12:00Z">
            <w:rPr/>
          </w:rPrChange>
        </w:rPr>
        <w:t xml:space="preserve">. Verhandlungen der deutschen Zoologen in Mainz. 1949;248–52. </w:t>
      </w:r>
    </w:p>
    <w:p w14:paraId="68C3726F" w14:textId="77777777" w:rsidR="00C40095" w:rsidRDefault="00AE3C4E">
      <w:pPr>
        <w:pStyle w:val="Bibliography"/>
        <w:spacing w:line="360" w:lineRule="auto"/>
        <w:pPrChange w:id="995" w:author="tbeleyur" w:date="2021-09-13T14:44:00Z">
          <w:pPr>
            <w:pStyle w:val="Bibliography"/>
          </w:pPr>
        </w:pPrChange>
      </w:pPr>
      <w:bookmarkStart w:id="996" w:name="ref-lewanzik2021task"/>
      <w:bookmarkEnd w:id="984"/>
      <w:r w:rsidRPr="00AB345B">
        <w:rPr>
          <w:lang w:val="de-DE"/>
          <w:rPrChange w:id="997" w:author="Thejasvi Beleyur" w:date="2021-09-14T10:12:00Z">
            <w:rPr/>
          </w:rPrChange>
        </w:rPr>
        <w:t xml:space="preserve">71. </w:t>
      </w:r>
      <w:r w:rsidRPr="00AB345B">
        <w:rPr>
          <w:lang w:val="de-DE"/>
          <w:rPrChange w:id="998" w:author="Thejasvi Beleyur" w:date="2021-09-14T10:12:00Z">
            <w:rPr/>
          </w:rPrChange>
        </w:rPr>
        <w:tab/>
      </w:r>
      <w:proofErr w:type="spellStart"/>
      <w:r w:rsidRPr="00AB345B">
        <w:rPr>
          <w:lang w:val="de-DE"/>
          <w:rPrChange w:id="999" w:author="Thejasvi Beleyur" w:date="2021-09-14T10:12:00Z">
            <w:rPr/>
          </w:rPrChange>
        </w:rPr>
        <w:t>Lewanzik</w:t>
      </w:r>
      <w:proofErr w:type="spellEnd"/>
      <w:r w:rsidRPr="00AB345B">
        <w:rPr>
          <w:lang w:val="de-DE"/>
          <w:rPrChange w:id="1000" w:author="Thejasvi Beleyur" w:date="2021-09-14T10:12:00Z">
            <w:rPr/>
          </w:rPrChange>
        </w:rPr>
        <w:t xml:space="preserve"> D, </w:t>
      </w:r>
      <w:proofErr w:type="spellStart"/>
      <w:r w:rsidRPr="00AB345B">
        <w:rPr>
          <w:lang w:val="de-DE"/>
          <w:rPrChange w:id="1001" w:author="Thejasvi Beleyur" w:date="2021-09-14T10:12:00Z">
            <w:rPr/>
          </w:rPrChange>
        </w:rPr>
        <w:t>Goerlitz</w:t>
      </w:r>
      <w:proofErr w:type="spellEnd"/>
      <w:r w:rsidRPr="00AB345B">
        <w:rPr>
          <w:lang w:val="de-DE"/>
          <w:rPrChange w:id="1002" w:author="Thejasvi Beleyur" w:date="2021-09-14T10:12:00Z">
            <w:rPr/>
          </w:rPrChange>
        </w:rPr>
        <w:t xml:space="preserve"> HR. </w:t>
      </w:r>
      <w:r>
        <w:t xml:space="preserve">Task-dependent vocal adjustments to optimize biosonar-based information acquisition. Journal of Experimental Biology. 2021;224(1):jeb234815. </w:t>
      </w:r>
    </w:p>
    <w:p w14:paraId="2D09F84C" w14:textId="77777777" w:rsidR="00C40095" w:rsidRDefault="00AE3C4E">
      <w:pPr>
        <w:pStyle w:val="Bibliography"/>
        <w:spacing w:line="360" w:lineRule="auto"/>
        <w:pPrChange w:id="1003" w:author="tbeleyur" w:date="2021-09-13T14:44:00Z">
          <w:pPr>
            <w:pStyle w:val="Bibliography"/>
          </w:pPr>
        </w:pPrChange>
      </w:pPr>
      <w:bookmarkStart w:id="1004" w:name="ref-stidsholt2021hunting"/>
      <w:bookmarkEnd w:id="996"/>
      <w:r>
        <w:lastRenderedPageBreak/>
        <w:t xml:space="preserve">72. </w:t>
      </w:r>
      <w:r>
        <w:tab/>
        <w:t xml:space="preserve">Stidsholt L, Greif S, Goerlitz HR, Beedholm K, Macaulay J, Johnson M, et al. Hunting bats adjust their echolocation to receive weak prey echoes for clutter reduction. Science Advances. 2021;7(10):eabf1367. </w:t>
      </w:r>
    </w:p>
    <w:p w14:paraId="72874BA1" w14:textId="77777777" w:rsidR="00C40095" w:rsidRDefault="00AE3C4E">
      <w:pPr>
        <w:pStyle w:val="Bibliography"/>
        <w:spacing w:line="360" w:lineRule="auto"/>
        <w:pPrChange w:id="1005" w:author="tbeleyur" w:date="2021-09-13T14:44:00Z">
          <w:pPr>
            <w:pStyle w:val="Bibliography"/>
          </w:pPr>
        </w:pPrChange>
      </w:pPr>
      <w:bookmarkStart w:id="1006" w:name="ref-taub2020segregating"/>
      <w:bookmarkEnd w:id="1004"/>
      <w:r>
        <w:t xml:space="preserve">73. </w:t>
      </w:r>
      <w:r>
        <w:tab/>
        <w:t xml:space="preserve">Taub M, Yovel Y. Segregating signal from noise through movement in echolocating bats. Scientific reports. 2020;10(1):1–0. </w:t>
      </w:r>
      <w:bookmarkEnd w:id="794"/>
      <w:bookmarkEnd w:id="799"/>
      <w:bookmarkEnd w:id="1006"/>
    </w:p>
    <w:sectPr w:rsidR="00C40095" w:rsidSect="001E022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hgoerlitz" w:date="2021-08-11T15:22:00Z" w:initials="hg">
    <w:p w14:paraId="4E5424DF" w14:textId="77777777" w:rsidR="001E0227" w:rsidRDefault="001E0227">
      <w:pPr>
        <w:pStyle w:val="CommentText"/>
      </w:pPr>
      <w:r>
        <w:rPr>
          <w:rStyle w:val="CommentReference"/>
        </w:rPr>
        <w:annotationRef/>
      </w:r>
      <w:r>
        <w:t>Can add this general ref:</w:t>
      </w:r>
    </w:p>
    <w:p w14:paraId="0D1753FC" w14:textId="77777777" w:rsidR="001E0227" w:rsidRPr="00617183" w:rsidRDefault="001E0227"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1E0227" w:rsidRDefault="001E0227">
      <w:pPr>
        <w:pStyle w:val="CommentText"/>
      </w:pPr>
    </w:p>
  </w:comment>
  <w:comment w:id="21" w:author="Neetash Mysuru" w:date="2021-08-26T11:09:00Z" w:initials="NM">
    <w:p w14:paraId="50E149D0" w14:textId="77777777" w:rsidR="001E0227" w:rsidRDefault="001E0227">
      <w:pPr>
        <w:pStyle w:val="CommentText"/>
      </w:pPr>
      <w:r>
        <w:rPr>
          <w:rStyle w:val="CommentReference"/>
        </w:rPr>
        <w:annotationRef/>
      </w:r>
      <w:r>
        <w:t xml:space="preserve">Included in the reference list. </w:t>
      </w:r>
    </w:p>
    <w:p w14:paraId="4768761D" w14:textId="77777777" w:rsidR="001E0227" w:rsidRDefault="001E0227">
      <w:pPr>
        <w:pStyle w:val="CommentText"/>
      </w:pPr>
      <w:r>
        <w:t>@Thejasvi I have not added the reference number here to not mess with the ref numbering in the rest of the document. Could you please make that change?</w:t>
      </w:r>
    </w:p>
    <w:p w14:paraId="228AF406" w14:textId="67D09170" w:rsidR="001E0227" w:rsidRDefault="001E0227">
      <w:pPr>
        <w:pStyle w:val="CommentText"/>
      </w:pPr>
    </w:p>
  </w:comment>
  <w:comment w:id="111" w:author="Thejasvi Beleyur" w:date="2021-09-14T11:10:00Z" w:initials="TB">
    <w:p w14:paraId="6032D438" w14:textId="27DD63A2" w:rsidR="00E036F8" w:rsidRDefault="00E036F8">
      <w:pPr>
        <w:pStyle w:val="CommentText"/>
      </w:pPr>
      <w:r>
        <w:rPr>
          <w:rStyle w:val="CommentReference"/>
        </w:rPr>
        <w:annotationRef/>
      </w:r>
      <w:r>
        <w:t xml:space="preserve">Clarification: we do not have SPL received level, but just RMS received level. </w:t>
      </w:r>
    </w:p>
  </w:comment>
  <w:comment w:id="112" w:author="Neetash Mysuru" w:date="2021-09-10T14:04:00Z" w:initials="NM">
    <w:p w14:paraId="3E513E13" w14:textId="04B6EB4B" w:rsidR="001E0227" w:rsidRDefault="001E0227">
      <w:pPr>
        <w:pStyle w:val="CommentText"/>
      </w:pPr>
      <w:r>
        <w:rPr>
          <w:rStyle w:val="CommentReference"/>
        </w:rPr>
        <w:annotationRef/>
      </w:r>
      <w:r>
        <w:t>Need to redefine if this is lowest or lower.</w:t>
      </w:r>
    </w:p>
  </w:comment>
  <w:comment w:id="125" w:author="Neetash Mysuru" w:date="2021-09-01T11:45:00Z" w:initials="NM">
    <w:p w14:paraId="1560974B" w14:textId="092FDBB2" w:rsidR="001E0227" w:rsidRDefault="001E0227">
      <w:pPr>
        <w:pStyle w:val="CommentText"/>
      </w:pPr>
      <w:r>
        <w:rPr>
          <w:rStyle w:val="CommentReference"/>
        </w:rPr>
        <w:annotationRef/>
      </w:r>
      <w:r>
        <w:t xml:space="preserve">Thejasvi, could you please clarify here. I am not sure in such cases where overlaps were observed, you would reject those sections of audio or would you reject the whole file from the analysis. I am forgetting the details. </w:t>
      </w:r>
    </w:p>
  </w:comment>
  <w:comment w:id="128" w:author="Neetash Mysuru" w:date="2021-09-01T11:48:00Z" w:initials="NM">
    <w:p w14:paraId="269D3926" w14:textId="6B65761B" w:rsidR="001E0227" w:rsidRDefault="001E0227">
      <w:pPr>
        <w:pStyle w:val="CommentText"/>
      </w:pPr>
      <w:r>
        <w:rPr>
          <w:rStyle w:val="CommentReference"/>
        </w:rPr>
        <w:annotationRef/>
      </w:r>
      <w:r>
        <w:t>Rework SI and add the details</w:t>
      </w:r>
    </w:p>
  </w:comment>
  <w:comment w:id="143" w:author="hgoerlitz" w:date="2021-08-12T08:02:00Z" w:initials="hg">
    <w:p w14:paraId="617F33C9" w14:textId="77777777" w:rsidR="001E0227" w:rsidRDefault="001E0227">
      <w:pPr>
        <w:pStyle w:val="CommentText"/>
      </w:pPr>
      <w:r>
        <w:rPr>
          <w:rStyle w:val="CommentReference"/>
        </w:rPr>
        <w:annotationRef/>
      </w:r>
      <w:r>
        <w:t xml:space="preserve">Delete this whole paragraph here. This is a rationale for the analysis. We already presented some rationale before. </w:t>
      </w:r>
    </w:p>
    <w:p w14:paraId="002BB196" w14:textId="6317CC09" w:rsidR="001E0227" w:rsidRDefault="001E0227" w:rsidP="00901B5F">
      <w:pPr>
        <w:pStyle w:val="CommentText"/>
      </w:pPr>
      <w:r>
        <w:t xml:space="preserve">I moved parts of it to the stats-section, to provide a rationale for the way we </w:t>
      </w:r>
      <w:proofErr w:type="spellStart"/>
      <w:r>
        <w:t>analyse</w:t>
      </w:r>
      <w:proofErr w:type="spellEnd"/>
      <w:r>
        <w:t xml:space="preserve"> it. Seems more sensible to me, because currently different explanatory aspects of this analysis are distributed over 3 or more parts of the methods section..</w:t>
      </w:r>
    </w:p>
  </w:comment>
  <w:comment w:id="144" w:author="Neetash Mysuru" w:date="2021-09-01T11:53:00Z" w:initials="NM">
    <w:p w14:paraId="30BDE55B" w14:textId="3E7E0B38" w:rsidR="001E0227" w:rsidRDefault="001E0227">
      <w:pPr>
        <w:pStyle w:val="CommentText"/>
      </w:pPr>
      <w:r>
        <w:rPr>
          <w:rStyle w:val="CommentReference"/>
        </w:rPr>
        <w:annotationRef/>
      </w:r>
      <w:r>
        <w:t>Yes, I find it same. Will reduce and reorganize the content</w:t>
      </w:r>
    </w:p>
  </w:comment>
  <w:comment w:id="145" w:author="Neetash Mysuru" w:date="2021-09-01T11:55:00Z" w:initials="NM">
    <w:p w14:paraId="497711A1" w14:textId="77777777" w:rsidR="001E0227" w:rsidRDefault="001E0227">
      <w:pPr>
        <w:pStyle w:val="CommentText"/>
      </w:pPr>
      <w:r>
        <w:rPr>
          <w:rStyle w:val="CommentReference"/>
        </w:rPr>
        <w:annotationRef/>
      </w:r>
      <w:r>
        <w:t xml:space="preserve">Holger has already moved this to the initial methods section. </w:t>
      </w:r>
    </w:p>
    <w:p w14:paraId="6D310597" w14:textId="44A63ECE" w:rsidR="001E0227" w:rsidRDefault="001E0227">
      <w:pPr>
        <w:pStyle w:val="CommentText"/>
      </w:pPr>
      <w:r>
        <w:t xml:space="preserve">I have highlighted this for my reference to reassess the details for SI. </w:t>
      </w:r>
    </w:p>
  </w:comment>
  <w:comment w:id="151" w:author="Neetash Mysuru" w:date="2021-09-01T11:58:00Z" w:initials="NM">
    <w:p w14:paraId="34CCC37B" w14:textId="3A59F579" w:rsidR="001E0227" w:rsidRDefault="001E0227">
      <w:pPr>
        <w:pStyle w:val="CommentText"/>
      </w:pPr>
      <w:r>
        <w:rPr>
          <w:rStyle w:val="CommentReference"/>
        </w:rPr>
        <w:annotationRef/>
      </w:r>
      <w:r>
        <w:t>Thejasvi could you please confirm the details of the criteria here.</w:t>
      </w:r>
    </w:p>
  </w:comment>
  <w:comment w:id="152" w:author="Neetash Mysuru" w:date="2021-09-01T12:09:00Z" w:initials="NM">
    <w:p w14:paraId="3B109C7A" w14:textId="60ECF129" w:rsidR="001E0227" w:rsidRDefault="001E0227">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154" w:author="hgoerlitz" w:date="2021-08-12T08:15:00Z" w:initials="hg">
    <w:p w14:paraId="2590AEA6" w14:textId="33EB6C9A" w:rsidR="001E0227" w:rsidRDefault="001E0227">
      <w:pPr>
        <w:pStyle w:val="CommentText"/>
      </w:pPr>
      <w:r>
        <w:rPr>
          <w:rStyle w:val="CommentReference"/>
        </w:rPr>
        <w:annotationRef/>
      </w:r>
      <w:r>
        <w:t>Present this detail only in SI; delete here</w:t>
      </w:r>
    </w:p>
  </w:comment>
  <w:comment w:id="155" w:author="Neetash Mysuru" w:date="2021-09-01T12:12:00Z" w:initials="NM">
    <w:p w14:paraId="1F1AD947" w14:textId="77777777" w:rsidR="001E0227" w:rsidRDefault="001E0227">
      <w:pPr>
        <w:pStyle w:val="CommentText"/>
      </w:pPr>
      <w:r>
        <w:rPr>
          <w:rStyle w:val="CommentReference"/>
        </w:rPr>
        <w:annotationRef/>
      </w:r>
      <w:r>
        <w:t>To move this to the SI</w:t>
      </w:r>
    </w:p>
    <w:p w14:paraId="2B14412B" w14:textId="17728311" w:rsidR="001E0227" w:rsidRDefault="001E0227">
      <w:pPr>
        <w:pStyle w:val="CommentText"/>
      </w:pPr>
    </w:p>
  </w:comment>
  <w:comment w:id="153" w:author="Neetash Mysuru" w:date="2021-09-01T12:12:00Z" w:initials="NM">
    <w:p w14:paraId="4FE7C202" w14:textId="01860854" w:rsidR="001E0227" w:rsidRDefault="001E0227">
      <w:pPr>
        <w:pStyle w:val="CommentText"/>
      </w:pPr>
      <w:r>
        <w:rPr>
          <w:rStyle w:val="CommentReference"/>
        </w:rPr>
        <w:annotationRef/>
      </w:r>
      <w:r>
        <w:t>Move it to SI methods</w:t>
      </w:r>
    </w:p>
  </w:comment>
  <w:comment w:id="158" w:author="Neetash Mysuru" w:date="2021-09-01T12:13:00Z" w:initials="NM">
    <w:p w14:paraId="05C4C6E2" w14:textId="5E19477A" w:rsidR="001E0227" w:rsidRDefault="001E0227">
      <w:pPr>
        <w:pStyle w:val="CommentText"/>
      </w:pPr>
      <w:r>
        <w:rPr>
          <w:rStyle w:val="CommentReference"/>
        </w:rPr>
        <w:annotationRef/>
      </w:r>
      <w:r>
        <w:t>Add SI reference</w:t>
      </w:r>
    </w:p>
  </w:comment>
  <w:comment w:id="159" w:author="hgoerlitz" w:date="2021-08-12T08:54:00Z" w:initials="hg">
    <w:p w14:paraId="6FB3C6D3" w14:textId="4F0A2341" w:rsidR="001E0227" w:rsidRDefault="001E0227">
      <w:pPr>
        <w:pStyle w:val="CommentText"/>
      </w:pPr>
      <w:r>
        <w:rPr>
          <w:rStyle w:val="CommentReference"/>
        </w:rPr>
        <w:annotationRef/>
      </w:r>
      <w:r>
        <w:t>I moved the prediction down to the analysis.</w:t>
      </w:r>
    </w:p>
  </w:comment>
  <w:comment w:id="163" w:author="hgoerlitz" w:date="2021-08-12T08:32:00Z" w:initials="hg">
    <w:p w14:paraId="09FF16B5" w14:textId="33735602" w:rsidR="001E0227" w:rsidRDefault="001E0227">
      <w:pPr>
        <w:pStyle w:val="CommentText"/>
      </w:pPr>
      <w:r>
        <w:rPr>
          <w:rStyle w:val="CommentReference"/>
        </w:rPr>
        <w:annotationRef/>
      </w:r>
      <w:r>
        <w:t xml:space="preserve">Not explained how they were </w:t>
      </w:r>
      <w:proofErr w:type="spellStart"/>
      <w:r>
        <w:t>identifiend</w:t>
      </w:r>
      <w:proofErr w:type="spellEnd"/>
      <w:r>
        <w:t>.</w:t>
      </w:r>
    </w:p>
  </w:comment>
  <w:comment w:id="164" w:author="Neetash Mysuru" w:date="2021-09-01T12:19:00Z" w:initials="NM">
    <w:p w14:paraId="0197A7CF" w14:textId="4BE8BFE8" w:rsidR="001E0227" w:rsidRDefault="001E0227">
      <w:pPr>
        <w:pStyle w:val="CommentText"/>
      </w:pPr>
      <w:r>
        <w:rPr>
          <w:rStyle w:val="CommentReference"/>
        </w:rPr>
        <w:annotationRef/>
      </w:r>
      <w:r>
        <w:t>Add SI reference</w:t>
      </w:r>
    </w:p>
  </w:comment>
  <w:comment w:id="165" w:author="hgoerlitz" w:date="2021-08-12T08:33:00Z" w:initials="hg">
    <w:p w14:paraId="6E7DD2E4" w14:textId="2070FB50" w:rsidR="001E0227" w:rsidRDefault="001E0227">
      <w:pPr>
        <w:pStyle w:val="CommentText"/>
      </w:pPr>
      <w:r>
        <w:rPr>
          <w:rStyle w:val="CommentReference"/>
        </w:rPr>
        <w:annotationRef/>
      </w:r>
      <w:r>
        <w:t>Identical? = is it the same? Or ‘correspond!</w:t>
      </w:r>
    </w:p>
  </w:comment>
  <w:comment w:id="166" w:author="Neetash Mysuru" w:date="2021-09-01T12:20:00Z" w:initials="NM">
    <w:p w14:paraId="7C492C33" w14:textId="0BD0785F" w:rsidR="001E0227" w:rsidRDefault="001E0227">
      <w:pPr>
        <w:pStyle w:val="CommentText"/>
      </w:pPr>
      <w:r>
        <w:rPr>
          <w:rStyle w:val="CommentReference"/>
        </w:rPr>
        <w:annotationRef/>
      </w:r>
      <w:r>
        <w:t xml:space="preserve">Changed the FM ‘lowest’ frequency to FM ‘lower’ frequency for consistency in what is represented in the window analysis plot. </w:t>
      </w:r>
    </w:p>
  </w:comment>
  <w:comment w:id="167" w:author="hgoerlitz" w:date="2021-08-12T08:21:00Z" w:initials="hg">
    <w:p w14:paraId="3FC3D28B" w14:textId="77777777" w:rsidR="001E0227" w:rsidRDefault="001E0227">
      <w:pPr>
        <w:pStyle w:val="CommentText"/>
      </w:pPr>
      <w:r>
        <w:rPr>
          <w:rStyle w:val="CommentReference"/>
        </w:rPr>
        <w:annotationRef/>
      </w:r>
      <w:r>
        <w:t xml:space="preserve">We call it lowest, not lower frequency.  </w:t>
      </w:r>
    </w:p>
    <w:p w14:paraId="48669C3B" w14:textId="77777777" w:rsidR="001E0227" w:rsidRDefault="001E0227">
      <w:pPr>
        <w:pStyle w:val="CommentText"/>
      </w:pPr>
    </w:p>
    <w:p w14:paraId="36B07AC3" w14:textId="77777777" w:rsidR="001E0227" w:rsidRDefault="001E0227">
      <w:pPr>
        <w:pStyle w:val="CommentText"/>
      </w:pPr>
      <w:r>
        <w:t>Analogous, shouldn’t it be lowest for the windowed analysis, too?</w:t>
      </w:r>
    </w:p>
    <w:p w14:paraId="769551B6" w14:textId="77777777" w:rsidR="001E0227" w:rsidRDefault="001E0227">
      <w:pPr>
        <w:pStyle w:val="CommentText"/>
      </w:pPr>
    </w:p>
    <w:p w14:paraId="377A5985" w14:textId="2B62564B" w:rsidR="001E0227" w:rsidRDefault="001E0227">
      <w:pPr>
        <w:pStyle w:val="CommentText"/>
      </w:pPr>
    </w:p>
  </w:comment>
  <w:comment w:id="168" w:author="Neetash Mysuru" w:date="2021-09-10T14:01:00Z" w:initials="NM">
    <w:p w14:paraId="170D2AB5" w14:textId="42647E70" w:rsidR="001E0227" w:rsidRDefault="001E0227">
      <w:pPr>
        <w:pStyle w:val="CommentText"/>
      </w:pPr>
      <w:r>
        <w:rPr>
          <w:rStyle w:val="CommentReference"/>
        </w:rPr>
        <w:annotationRef/>
      </w:r>
      <w:r>
        <w:t xml:space="preserve">I think lower frequency would better define out FM min frequency parameter as it quantifies the frequency of the FM part that has a certain amplitude above the minimum detected. And when there are multiple FM per 50 </w:t>
      </w:r>
      <w:proofErr w:type="spellStart"/>
      <w:r>
        <w:t>ms</w:t>
      </w:r>
      <w:proofErr w:type="spellEnd"/>
      <w:r>
        <w:t xml:space="preserve"> window, it is often we don’t extract the lowest/minimum frequency but something a little higher. </w:t>
      </w:r>
    </w:p>
  </w:comment>
  <w:comment w:id="170" w:author="Neetash Mysuru" w:date="2021-09-01T12:22:00Z" w:initials="NM">
    <w:p w14:paraId="29476D0A" w14:textId="36FAA902" w:rsidR="001E0227" w:rsidRDefault="001E0227">
      <w:pPr>
        <w:pStyle w:val="CommentText"/>
      </w:pPr>
      <w:r>
        <w:rPr>
          <w:rStyle w:val="CommentReference"/>
        </w:rPr>
        <w:annotationRef/>
      </w:r>
      <w:r>
        <w:t xml:space="preserve">Yeah, I am confused about this detail, was it one measure of dominant frequency per window or multiple and one dominant lower frequency or multiple? </w:t>
      </w:r>
    </w:p>
  </w:comment>
  <w:comment w:id="171" w:author="hgoerlitz" w:date="2021-08-12T08:36:00Z" w:initials="hg">
    <w:p w14:paraId="04343A7F" w14:textId="47726AA2" w:rsidR="001E0227" w:rsidRDefault="001E0227">
      <w:pPr>
        <w:pStyle w:val="CommentText"/>
      </w:pPr>
      <w:r>
        <w:rPr>
          <w:rStyle w:val="CommentReference"/>
        </w:rPr>
        <w:annotationRef/>
      </w:r>
      <w:r>
        <w:t>Above, you wrote FM, not terminal. Is this correct? or was it restricted (how?) to terminal FM?</w:t>
      </w:r>
    </w:p>
  </w:comment>
  <w:comment w:id="176" w:author="hgoerlitz" w:date="2021-08-12T08:22:00Z" w:initials="hg">
    <w:p w14:paraId="250A4696" w14:textId="77777777" w:rsidR="001E0227" w:rsidRDefault="001E0227">
      <w:pPr>
        <w:pStyle w:val="CommentText"/>
      </w:pPr>
      <w:r>
        <w:rPr>
          <w:rStyle w:val="CommentReference"/>
        </w:rPr>
        <w:annotationRef/>
      </w:r>
      <w:r>
        <w:t>Stats are parts of the methods; continue numbering from there.</w:t>
      </w:r>
    </w:p>
    <w:p w14:paraId="16A25108" w14:textId="77777777" w:rsidR="001E0227" w:rsidRDefault="001E0227">
      <w:pPr>
        <w:pStyle w:val="CommentText"/>
      </w:pPr>
    </w:p>
    <w:p w14:paraId="045E6FCA" w14:textId="0DD9D73C" w:rsidR="001E0227" w:rsidRDefault="001E0227">
      <w:pPr>
        <w:pStyle w:val="CommentText"/>
      </w:pPr>
      <w:r>
        <w:t>A standard paper has four sections, and ours is not arranged differently from this standard: intro, methods, results, discussion</w:t>
      </w:r>
    </w:p>
  </w:comment>
  <w:comment w:id="181" w:author="hgoerlitz" w:date="2021-08-12T08:41:00Z" w:initials="hg">
    <w:p w14:paraId="339A1ECE" w14:textId="562459EB" w:rsidR="001E0227" w:rsidRDefault="001E0227">
      <w:pPr>
        <w:pStyle w:val="CommentText"/>
      </w:pPr>
      <w:r>
        <w:rPr>
          <w:rStyle w:val="CommentReference"/>
        </w:rPr>
        <w:annotationRef/>
      </w:r>
      <w:r>
        <w:t>Probably delete these n-values again. It’s somewhat confusing – this only relates to the individual call analysis, correct?</w:t>
      </w:r>
      <w:r>
        <w:br/>
        <w:t>What is the N for the multi-bat analysis? Must be reported.</w:t>
      </w:r>
    </w:p>
  </w:comment>
  <w:comment w:id="182" w:author="Neetash Mysuru" w:date="2021-09-02T14:33:00Z" w:initials="NM">
    <w:p w14:paraId="026FBF62" w14:textId="7ADBF5B2" w:rsidR="001E0227" w:rsidRDefault="001E0227">
      <w:pPr>
        <w:pStyle w:val="CommentText"/>
      </w:pPr>
      <w:r>
        <w:rPr>
          <w:rStyle w:val="CommentReference"/>
        </w:rPr>
        <w:annotationRef/>
      </w:r>
      <w:r>
        <w:t>Yes, this is only for individual call analysis</w:t>
      </w:r>
    </w:p>
  </w:comment>
  <w:comment w:id="183" w:author="Neetash Mysuru" w:date="2021-09-02T14:33:00Z" w:initials="NM">
    <w:p w14:paraId="6EFE2F4C" w14:textId="28697B02" w:rsidR="001E0227" w:rsidRDefault="001E0227">
      <w:pPr>
        <w:pStyle w:val="CommentText"/>
      </w:pPr>
      <w:r>
        <w:rPr>
          <w:rStyle w:val="CommentReference"/>
        </w:rPr>
        <w:annotationRef/>
      </w:r>
    </w:p>
  </w:comment>
  <w:comment w:id="188" w:author="Neetash Mysuru" w:date="2021-09-02T14:35:00Z" w:initials="NM">
    <w:p w14:paraId="79528CEC" w14:textId="2FCB3118" w:rsidR="001E0227" w:rsidRDefault="001E0227">
      <w:pPr>
        <w:pStyle w:val="CommentText"/>
      </w:pPr>
      <w:r>
        <w:rPr>
          <w:rStyle w:val="CommentReference"/>
        </w:rPr>
        <w:annotationRef/>
      </w:r>
      <w:r>
        <w:t>I think the linear model was run for all call parameters together? Thejasvi could you please correct this</w:t>
      </w:r>
    </w:p>
  </w:comment>
  <w:comment w:id="189" w:author="Neetash Mysuru" w:date="2021-09-02T14:36:00Z" w:initials="NM">
    <w:p w14:paraId="02B588A9" w14:textId="09486E46" w:rsidR="001E0227" w:rsidRDefault="001E0227">
      <w:pPr>
        <w:pStyle w:val="CommentText"/>
      </w:pPr>
      <w:r>
        <w:rPr>
          <w:rStyle w:val="CommentReference"/>
        </w:rPr>
        <w:annotationRef/>
      </w:r>
    </w:p>
  </w:comment>
  <w:comment w:id="193" w:author="hgoerlitz" w:date="2021-08-12T08:45:00Z" w:initials="hg">
    <w:p w14:paraId="6666D05F" w14:textId="33352F4A" w:rsidR="001E0227" w:rsidRDefault="001E0227">
      <w:pPr>
        <w:pStyle w:val="CommentText"/>
      </w:pPr>
      <w:r>
        <w:rPr>
          <w:rStyle w:val="CommentReference"/>
        </w:rPr>
        <w:annotationRef/>
      </w:r>
      <w:r>
        <w:t>See comment at ‘software’ below</w:t>
      </w:r>
    </w:p>
  </w:comment>
  <w:comment w:id="194" w:author="hgoerlitz" w:date="2021-08-12T08:49:00Z" w:initials="hg">
    <w:p w14:paraId="504805AA" w14:textId="6E1C450E" w:rsidR="001E0227" w:rsidRDefault="001E0227">
      <w:pPr>
        <w:pStyle w:val="CommentText"/>
      </w:pPr>
      <w:r>
        <w:rPr>
          <w:rStyle w:val="CommentReference"/>
        </w:rPr>
        <w:annotationRef/>
      </w:r>
      <w:r>
        <w:t>Can you phrase this in even simpler terms? “probabilistic interpretation of a probability” seems vague / doubled?</w:t>
      </w:r>
    </w:p>
  </w:comment>
  <w:comment w:id="197" w:author="hgoerlitz" w:date="2021-08-12T09:36:00Z" w:initials="hg">
    <w:p w14:paraId="15C3CB8C" w14:textId="3E005093" w:rsidR="001E0227" w:rsidRDefault="001E0227">
      <w:pPr>
        <w:pStyle w:val="CommentText"/>
      </w:pPr>
      <w:r>
        <w:rPr>
          <w:rStyle w:val="CommentReference"/>
        </w:rPr>
        <w:annotationRef/>
      </w:r>
      <w:r>
        <w:t>I’m not finished this part completely; see my comments and try to adjust accordingly.</w:t>
      </w:r>
    </w:p>
  </w:comment>
  <w:comment w:id="233" w:author="hgoerlitz" w:date="2021-08-12T09:14:00Z" w:initials="hg">
    <w:p w14:paraId="46EE6620" w14:textId="77777777" w:rsidR="001E0227" w:rsidRDefault="001E0227">
      <w:pPr>
        <w:pStyle w:val="CommentText"/>
      </w:pPr>
      <w:r>
        <w:rPr>
          <w:rStyle w:val="CommentReference"/>
        </w:rPr>
        <w:annotationRef/>
      </w:r>
      <w:r>
        <w:t>Provide here a general description of the steps from window-level to audio-level, for all three parameters.</w:t>
      </w:r>
    </w:p>
    <w:p w14:paraId="3D4A6B66" w14:textId="77777777" w:rsidR="001E0227" w:rsidRDefault="001E0227">
      <w:pPr>
        <w:pStyle w:val="CommentText"/>
      </w:pPr>
      <w:r>
        <w:t>Including the number of measurements per window, as given below.</w:t>
      </w:r>
    </w:p>
    <w:p w14:paraId="69489670" w14:textId="1AD13668" w:rsidR="001E0227" w:rsidRDefault="001E0227">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268" w:author="Neetash Mysuru" w:date="2021-09-02T14:49:00Z" w:initials="NM">
    <w:p w14:paraId="4C627B01" w14:textId="4F8D83D8" w:rsidR="001E0227" w:rsidRDefault="001E0227">
      <w:pPr>
        <w:pStyle w:val="CommentText"/>
      </w:pPr>
      <w:r>
        <w:rPr>
          <w:rStyle w:val="CommentReference"/>
        </w:rPr>
        <w:annotationRef/>
      </w:r>
      <w:r>
        <w:t xml:space="preserve">Not sure of what context this comment was added. Wondering if this is was something to discuss our expectations or a comment for getting clarity of what we expect? </w:t>
      </w:r>
    </w:p>
  </w:comment>
  <w:comment w:id="275" w:author="Neetash Mysuru" w:date="2021-09-10T13:57:00Z" w:initials="NM">
    <w:p w14:paraId="704D9BB9" w14:textId="77777777" w:rsidR="001E0227" w:rsidRDefault="001E0227">
      <w:pPr>
        <w:pStyle w:val="CommentText"/>
      </w:pPr>
      <w:r>
        <w:rPr>
          <w:rStyle w:val="CommentReference"/>
        </w:rPr>
        <w:annotationRef/>
      </w:r>
      <w:r>
        <w:t>I have changed this to lower as I understand from our analysis, we only take the lower frequency at a level below a certain amplitude, which often is not the lowest frequency, but lower frequency</w:t>
      </w:r>
    </w:p>
    <w:p w14:paraId="12AF1E96" w14:textId="731E6675" w:rsidR="001E0227" w:rsidRDefault="001E0227">
      <w:pPr>
        <w:pStyle w:val="CommentText"/>
      </w:pPr>
    </w:p>
  </w:comment>
  <w:comment w:id="274" w:author="hgoerlitz" w:date="2021-08-12T08:51:00Z" w:initials="hg">
    <w:p w14:paraId="5E54477D" w14:textId="77777777" w:rsidR="001E0227" w:rsidRDefault="001E0227">
      <w:pPr>
        <w:pStyle w:val="CommentText"/>
      </w:pPr>
      <w:r>
        <w:rPr>
          <w:rStyle w:val="CommentReference"/>
        </w:rPr>
        <w:annotationRef/>
      </w:r>
      <w:r>
        <w:t xml:space="preserve">At the end of 2.4.2, you wrote that there are MULTIPLE lowest </w:t>
      </w:r>
      <w:proofErr w:type="spellStart"/>
      <w:r>
        <w:t>freq</w:t>
      </w:r>
      <w:proofErr w:type="spellEnd"/>
      <w:r>
        <w:t xml:space="preserve"> measures per window.</w:t>
      </w:r>
    </w:p>
    <w:p w14:paraId="6A74A431" w14:textId="77777777" w:rsidR="001E0227" w:rsidRDefault="001E0227">
      <w:pPr>
        <w:pStyle w:val="CommentText"/>
      </w:pPr>
    </w:p>
    <w:p w14:paraId="440D5F5D" w14:textId="5115BD7A" w:rsidR="001E0227" w:rsidRDefault="001E0227">
      <w:pPr>
        <w:pStyle w:val="CommentText"/>
      </w:pPr>
      <w:r>
        <w:t>Also, there will be multiple values of dominant frequencies per audio-file. The point of this sentence is thus not clear.</w:t>
      </w:r>
    </w:p>
  </w:comment>
  <w:comment w:id="286" w:author="hgoerlitz" w:date="2021-08-12T08:43:00Z" w:initials="hg">
    <w:p w14:paraId="722389CF" w14:textId="0B48DB86" w:rsidR="001E0227" w:rsidRDefault="001E0227">
      <w:pPr>
        <w:pStyle w:val="CommentText"/>
      </w:pPr>
      <w:r>
        <w:rPr>
          <w:rStyle w:val="CommentReference"/>
        </w:rPr>
        <w:annotationRef/>
      </w:r>
      <w:r>
        <w:t xml:space="preserve">I already shortened it a bit to save words; I think this is not losing on relevance by that. </w:t>
      </w:r>
    </w:p>
    <w:p w14:paraId="3AE33AEE" w14:textId="522BE076" w:rsidR="001E0227" w:rsidRDefault="001E0227">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1E0227" w:rsidRDefault="001E0227">
      <w:pPr>
        <w:pStyle w:val="CommentText"/>
      </w:pPr>
    </w:p>
  </w:comment>
  <w:comment w:id="310" w:author="Dr. Holger R. Goerlitz" w:date="2021-08-13T14:09:00Z" w:initials="hg">
    <w:p w14:paraId="4CCCA9AE" w14:textId="69794F28" w:rsidR="001E0227" w:rsidRDefault="001E0227">
      <w:pPr>
        <w:pStyle w:val="CommentText"/>
      </w:pPr>
      <w:r>
        <w:rPr>
          <w:rStyle w:val="CommentReference"/>
        </w:rPr>
        <w:annotationRef/>
      </w:r>
      <w:r>
        <w:t>Rename y-axis label of E to “lowest frequency” (as in text).</w:t>
      </w:r>
    </w:p>
    <w:p w14:paraId="3B15F70F" w14:textId="77777777" w:rsidR="001E0227" w:rsidRDefault="001E0227">
      <w:pPr>
        <w:pStyle w:val="CommentText"/>
      </w:pPr>
    </w:p>
    <w:p w14:paraId="0096CE4B" w14:textId="62964D07" w:rsidR="001E0227" w:rsidRDefault="001E0227">
      <w:pPr>
        <w:pStyle w:val="CommentText"/>
      </w:pPr>
      <w:r>
        <w:t>Rename y-axis label of G to “received SPL”.</w:t>
      </w:r>
    </w:p>
    <w:p w14:paraId="3671E18F" w14:textId="77777777" w:rsidR="001E0227" w:rsidRDefault="001E0227">
      <w:pPr>
        <w:pStyle w:val="CommentText"/>
      </w:pPr>
    </w:p>
    <w:p w14:paraId="49AD38DB" w14:textId="556D64D9" w:rsidR="001E0227" w:rsidRDefault="001E0227">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311" w:author="Neetash Mysuru" w:date="2021-09-02T14:54:00Z" w:initials="NM">
    <w:p w14:paraId="170C0EF2" w14:textId="32D7F5EE" w:rsidR="001E0227" w:rsidRDefault="001E0227">
      <w:pPr>
        <w:pStyle w:val="CommentText"/>
      </w:pPr>
      <w:r>
        <w:rPr>
          <w:rStyle w:val="CommentReference"/>
        </w:rPr>
        <w:annotationRef/>
      </w:r>
      <w:r>
        <w:t xml:space="preserve"> Corrected this back to lower as I recall the FM measures are not the lowest from a window. Something to discuss and clarify as Thejasvi</w:t>
      </w:r>
    </w:p>
    <w:p w14:paraId="6EB9EDD9" w14:textId="306B14DC" w:rsidR="001E0227" w:rsidRDefault="001E0227">
      <w:pPr>
        <w:pStyle w:val="CommentText"/>
      </w:pPr>
    </w:p>
  </w:comment>
  <w:comment w:id="545" w:author="Dr. Holger R. Goerlitz" w:date="2021-08-13T14:42:00Z" w:initials="hg">
    <w:p w14:paraId="519920BF" w14:textId="77777777" w:rsidR="001E0227" w:rsidRDefault="001E0227">
      <w:pPr>
        <w:pStyle w:val="CommentText"/>
      </w:pPr>
      <w:r>
        <w:rPr>
          <w:rStyle w:val="CommentReference"/>
        </w:rPr>
        <w:annotationRef/>
      </w:r>
      <w:r>
        <w:t>Thejasvi,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1E0227" w:rsidRDefault="001E0227">
      <w:pPr>
        <w:pStyle w:val="CommentText"/>
      </w:pPr>
    </w:p>
    <w:p w14:paraId="56503C82" w14:textId="77777777" w:rsidR="001E0227" w:rsidRDefault="001E0227">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1E0227" w:rsidRDefault="001E0227">
      <w:pPr>
        <w:pStyle w:val="CommentText"/>
      </w:pPr>
    </w:p>
    <w:p w14:paraId="7CA2E1BC" w14:textId="0BAD9671" w:rsidR="001E0227" w:rsidRDefault="001E0227">
      <w:pPr>
        <w:pStyle w:val="CommentText"/>
      </w:pPr>
      <w:r>
        <w:t>Sorry if I’m annoying you – I mean to help; pls take it serious</w:t>
      </w:r>
    </w:p>
  </w:comment>
  <w:comment w:id="585" w:author="Neetash Mysuru" w:date="2021-09-08T18:02:00Z" w:initials="NM">
    <w:p w14:paraId="70F2FAF4" w14:textId="750F2FA3" w:rsidR="001E0227" w:rsidRDefault="001E0227">
      <w:pPr>
        <w:pStyle w:val="CommentText"/>
      </w:pPr>
      <w:r>
        <w:rPr>
          <w:rStyle w:val="CommentReference"/>
        </w:rPr>
        <w:annotationRef/>
      </w:r>
      <w:r>
        <w:t xml:space="preserve">Better word. I know it is not nascent but it needs to be something like </w:t>
      </w:r>
    </w:p>
  </w:comment>
  <w:comment w:id="612" w:author="Neetash Mysuru" w:date="2021-09-08T23:53:00Z" w:initials="NM">
    <w:p w14:paraId="398D663B" w14:textId="2797EF60" w:rsidR="001E0227" w:rsidRDefault="001E0227">
      <w:pPr>
        <w:pStyle w:val="CommentText"/>
      </w:pPr>
      <w:r>
        <w:rPr>
          <w:rStyle w:val="CommentReference"/>
        </w:rPr>
        <w:annotationRef/>
      </w:r>
      <w:r>
        <w:t>Long need to rephrase it</w:t>
      </w:r>
    </w:p>
  </w:comment>
  <w:comment w:id="621" w:author="Neetash Mysuru" w:date="2021-09-09T00:05:00Z" w:initials="NM">
    <w:p w14:paraId="222B3B51" w14:textId="550420B3" w:rsidR="001E0227" w:rsidRDefault="001E0227">
      <w:pPr>
        <w:pStyle w:val="CommentText"/>
      </w:pPr>
      <w:r>
        <w:rPr>
          <w:rStyle w:val="CommentReference"/>
        </w:rPr>
        <w:annotationRef/>
      </w:r>
      <w:r>
        <w:t>I have used this phrase but not clear how it is defined and calculated</w:t>
      </w:r>
    </w:p>
  </w:comment>
  <w:comment w:id="661" w:author="Neetash Mysuru" w:date="2021-09-09T00:03:00Z" w:initials="NM">
    <w:p w14:paraId="141E683E" w14:textId="51BDE1E1" w:rsidR="001E0227" w:rsidRDefault="001E0227">
      <w:pPr>
        <w:pStyle w:val="CommentText"/>
      </w:pPr>
      <w:r>
        <w:rPr>
          <w:rStyle w:val="CommentReference"/>
        </w:rPr>
        <w:annotationRef/>
      </w:r>
      <w:r>
        <w:t>Probably we will need a definition for what overall acoustic parameters is?</w:t>
      </w:r>
    </w:p>
    <w:p w14:paraId="3643B6A8" w14:textId="0980252A" w:rsidR="001E0227" w:rsidRDefault="001E0227">
      <w:pPr>
        <w:pStyle w:val="CommentText"/>
      </w:pPr>
    </w:p>
  </w:comment>
  <w:comment w:id="671" w:author="Neetash Mysuru" w:date="2021-09-10T12:10:00Z" w:initials="NM">
    <w:p w14:paraId="2D3E5BD8" w14:textId="43D57EAD" w:rsidR="001E0227" w:rsidRDefault="001E0227">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average. </w:t>
      </w:r>
    </w:p>
  </w:comment>
  <w:comment w:id="679" w:author="Neetash Mysuru" w:date="2021-09-10T13:26:00Z" w:initials="NM">
    <w:p w14:paraId="4E1E785E" w14:textId="0ED5509D" w:rsidR="001E0227" w:rsidRDefault="001E0227">
      <w:pPr>
        <w:pStyle w:val="CommentText"/>
      </w:pPr>
      <w:r>
        <w:rPr>
          <w:rStyle w:val="CommentReference"/>
        </w:rPr>
        <w:annotationRef/>
      </w:r>
      <w:r>
        <w:t>Not so familiar with this usage, of using citation as a word? Or is this just for the draft?</w:t>
      </w:r>
    </w:p>
  </w:comment>
  <w:comment w:id="684" w:author="Dr. Holger R. Goerlitz" w:date="2021-08-13T14:29:00Z" w:initials="hg">
    <w:p w14:paraId="38C89035" w14:textId="77777777" w:rsidR="001E0227" w:rsidRDefault="001E0227" w:rsidP="00406ED0">
      <w:pPr>
        <w:pStyle w:val="CommentText"/>
      </w:pPr>
      <w:r>
        <w:rPr>
          <w:rStyle w:val="CommentReference"/>
        </w:rPr>
        <w:annotationRef/>
      </w:r>
      <w:r>
        <w:t>Detailed paragraph, should be mentioned before.</w:t>
      </w:r>
    </w:p>
  </w:comment>
  <w:comment w:id="690" w:author="Neetash Mysuru" w:date="2021-09-10T13:35:00Z" w:initials="NM">
    <w:p w14:paraId="3340FC78" w14:textId="4DC53C7C" w:rsidR="001E0227" w:rsidRDefault="001E0227">
      <w:pPr>
        <w:pStyle w:val="CommentText"/>
      </w:pPr>
      <w:r>
        <w:rPr>
          <w:rStyle w:val="CommentReference"/>
        </w:rPr>
        <w:annotationRef/>
      </w:r>
      <w:r>
        <w:t xml:space="preserve">Or the other way around I suppose due to destructive interference. </w:t>
      </w:r>
    </w:p>
  </w:comment>
  <w:comment w:id="716" w:author="Dr. Holger R. Goerlitz" w:date="2021-08-13T14:22:00Z" w:initials="hg">
    <w:p w14:paraId="0A8356F3" w14:textId="60D3ACB0" w:rsidR="001E0227" w:rsidRDefault="001E0227">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749" w:author="Dr. Holger R. Goerlitz" w:date="2021-08-13T14:27:00Z" w:initials="hg">
    <w:p w14:paraId="17536D85" w14:textId="6200D480" w:rsidR="001E0227" w:rsidRDefault="001E0227">
      <w:pPr>
        <w:pStyle w:val="CommentText"/>
      </w:pPr>
      <w:r>
        <w:rPr>
          <w:rStyle w:val="CommentReference"/>
        </w:rPr>
        <w:annotationRef/>
      </w:r>
      <w:r>
        <w:t>Twice the same statement, one phrased as statement (“we suggest”), once as question.</w:t>
      </w:r>
    </w:p>
  </w:comment>
  <w:comment w:id="750" w:author="Dr. Holger R. Goerlitz" w:date="2021-08-13T14:28:00Z" w:initials="hg">
    <w:p w14:paraId="36C91D98" w14:textId="77777777" w:rsidR="001E0227" w:rsidRDefault="001E0227">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1E0227" w:rsidRDefault="001E0227">
      <w:pPr>
        <w:pStyle w:val="CommentText"/>
      </w:pPr>
    </w:p>
    <w:p w14:paraId="54E529A3" w14:textId="5E339310" w:rsidR="001E0227" w:rsidRDefault="001E0227">
      <w:pPr>
        <w:pStyle w:val="CommentText"/>
      </w:pPr>
      <w:r>
        <w:t>Also not the lacking data and wording errors</w:t>
      </w:r>
    </w:p>
  </w:comment>
  <w:comment w:id="753" w:author="Dr. Holger R. Goerlitz" w:date="2021-08-13T14:29:00Z" w:initials="hg">
    <w:p w14:paraId="034F11FC" w14:textId="4DC1CD27" w:rsidR="001E0227" w:rsidRDefault="001E0227">
      <w:pPr>
        <w:pStyle w:val="CommentText"/>
      </w:pPr>
      <w:r>
        <w:rPr>
          <w:rStyle w:val="CommentReference"/>
        </w:rPr>
        <w:annotationRef/>
      </w:r>
      <w:r>
        <w:t>Detailed paragraph, should be mentioned before.</w:t>
      </w:r>
    </w:p>
  </w:comment>
  <w:comment w:id="769" w:author="Dr. Holger R. Goerlitz" w:date="2021-08-13T14:34:00Z" w:initials="hg">
    <w:p w14:paraId="51B76D04" w14:textId="77777777" w:rsidR="001E0227" w:rsidRDefault="001E0227"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1E0227" w:rsidRDefault="001E0227" w:rsidP="00972378">
      <w:pPr>
        <w:pStyle w:val="CommentText"/>
      </w:pPr>
    </w:p>
    <w:p w14:paraId="20BD6F8B" w14:textId="5600459D" w:rsidR="001E0227" w:rsidRDefault="001E0227" w:rsidP="00972378">
      <w:pPr>
        <w:pStyle w:val="CommentText"/>
      </w:pPr>
      <w:proofErr w:type="spellStart"/>
      <w:r>
        <w:t>Everthing</w:t>
      </w:r>
      <w:proofErr w:type="spellEnd"/>
      <w:r>
        <w:t xml:space="preserve"> else should be deleted / integrated with the rest of the discussion.</w:t>
      </w:r>
    </w:p>
  </w:comment>
  <w:comment w:id="776" w:author="Neetash Mysuru" w:date="2021-09-10T13:34:00Z" w:initials="NM">
    <w:p w14:paraId="3D63A86C" w14:textId="77777777" w:rsidR="001E0227" w:rsidRDefault="001E0227" w:rsidP="005A718F">
      <w:pPr>
        <w:pStyle w:val="CommentText"/>
      </w:pPr>
      <w:r>
        <w:rPr>
          <w:rStyle w:val="CommentReference"/>
        </w:rPr>
        <w:annotationRef/>
      </w:r>
    </w:p>
  </w:comment>
  <w:comment w:id="781" w:author="Dr. Holger R. Goerlitz" w:date="2021-08-13T14:34:00Z" w:initials="hg">
    <w:p w14:paraId="1A2E2A2F" w14:textId="53632DBC" w:rsidR="001E0227" w:rsidRDefault="001E0227">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CD99CA" w15:done="0"/>
  <w15:commentEx w15:paraId="228AF406" w15:paraIdParent="09CD99CA" w15:done="0"/>
  <w15:commentEx w15:paraId="6032D438" w15:done="0"/>
  <w15:commentEx w15:paraId="3E513E13" w15:done="0"/>
  <w15:commentEx w15:paraId="1560974B" w15:done="0"/>
  <w15:commentEx w15:paraId="269D3926" w15:done="0"/>
  <w15:commentEx w15:paraId="002BB196" w15:done="1"/>
  <w15:commentEx w15:paraId="30BDE55B" w15:paraIdParent="002BB196" w15:done="1"/>
  <w15:commentEx w15:paraId="6D310597" w15:done="1"/>
  <w15:commentEx w15:paraId="34CCC37B" w15:done="1"/>
  <w15:commentEx w15:paraId="3B109C7A" w15:done="0"/>
  <w15:commentEx w15:paraId="2590AEA6" w15:done="0"/>
  <w15:commentEx w15:paraId="2B14412B" w15:paraIdParent="2590AEA6" w15:done="0"/>
  <w15:commentEx w15:paraId="4FE7C202" w15:done="0"/>
  <w15:commentEx w15:paraId="05C4C6E2" w15:done="0"/>
  <w15:commentEx w15:paraId="6FB3C6D3" w15:done="1"/>
  <w15:commentEx w15:paraId="09FF16B5" w15:done="0"/>
  <w15:commentEx w15:paraId="0197A7CF" w15:done="0"/>
  <w15:commentEx w15:paraId="6E7DD2E4" w15:done="0"/>
  <w15:commentEx w15:paraId="7C492C33" w15:done="0"/>
  <w15:commentEx w15:paraId="377A5985" w15:done="0"/>
  <w15:commentEx w15:paraId="170D2AB5" w15:paraIdParent="377A5985" w15:done="0"/>
  <w15:commentEx w15:paraId="29476D0A" w15:done="0"/>
  <w15:commentEx w15:paraId="04343A7F" w15:done="0"/>
  <w15:commentEx w15:paraId="045E6FCA" w15:done="1"/>
  <w15:commentEx w15:paraId="339A1ECE" w15:done="0"/>
  <w15:commentEx w15:paraId="026FBF62" w15:paraIdParent="339A1ECE" w15:done="0"/>
  <w15:commentEx w15:paraId="6EFE2F4C" w15:paraIdParent="339A1ECE" w15:done="0"/>
  <w15:commentEx w15:paraId="79528CEC" w15:done="0"/>
  <w15:commentEx w15:paraId="02B588A9" w15:paraIdParent="79528CEC" w15:done="0"/>
  <w15:commentEx w15:paraId="6666D05F" w15:done="0"/>
  <w15:commentEx w15:paraId="504805AA" w15:done="0"/>
  <w15:commentEx w15:paraId="15C3CB8C" w15:done="0"/>
  <w15:commentEx w15:paraId="69489670" w15:done="0"/>
  <w15:commentEx w15:paraId="4C627B01" w15:done="0"/>
  <w15:commentEx w15:paraId="12AF1E96" w15:done="0"/>
  <w15:commentEx w15:paraId="440D5F5D" w15:done="0"/>
  <w15:commentEx w15:paraId="332B4F03" w15:done="0"/>
  <w15:commentEx w15:paraId="49AD38DB" w15:done="0"/>
  <w15:commentEx w15:paraId="6EB9EDD9"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95" w16cex:dateUtc="2021-09-14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CD99CA" w16cid:durableId="24BE69A1"/>
  <w16cid:commentId w16cid:paraId="228AF406" w16cid:durableId="24D1F4DC"/>
  <w16cid:commentId w16cid:paraId="6032D438" w16cid:durableId="24EB0195"/>
  <w16cid:commentId w16cid:paraId="3E513E13" w16cid:durableId="24E5E472"/>
  <w16cid:commentId w16cid:paraId="1560974B" w16cid:durableId="24D9E652"/>
  <w16cid:commentId w16cid:paraId="269D3926" w16cid:durableId="24D9E6F3"/>
  <w16cid:commentId w16cid:paraId="002BB196" w16cid:durableId="24BF542B"/>
  <w16cid:commentId w16cid:paraId="30BDE55B" w16cid:durableId="24D9E83C"/>
  <w16cid:commentId w16cid:paraId="6D310597" w16cid:durableId="24D9E89A"/>
  <w16cid:commentId w16cid:paraId="34CCC37B" w16cid:durableId="24D9E977"/>
  <w16cid:commentId w16cid:paraId="3B109C7A" w16cid:durableId="24D9EC17"/>
  <w16cid:commentId w16cid:paraId="2590AEA6" w16cid:durableId="24BF5705"/>
  <w16cid:commentId w16cid:paraId="2B14412B" w16cid:durableId="24D9ECA2"/>
  <w16cid:commentId w16cid:paraId="4FE7C202" w16cid:durableId="24D9ECAD"/>
  <w16cid:commentId w16cid:paraId="05C4C6E2" w16cid:durableId="24D9ECF0"/>
  <w16cid:commentId w16cid:paraId="6FB3C6D3" w16cid:durableId="24BF6059"/>
  <w16cid:commentId w16cid:paraId="09FF16B5" w16cid:durableId="24BF5B3B"/>
  <w16cid:commentId w16cid:paraId="0197A7CF" w16cid:durableId="24D9EE53"/>
  <w16cid:commentId w16cid:paraId="6E7DD2E4" w16cid:durableId="24BF5B67"/>
  <w16cid:commentId w16cid:paraId="7C492C33" w16cid:durableId="24D9EE9B"/>
  <w16cid:commentId w16cid:paraId="377A5985" w16cid:durableId="24BF589A"/>
  <w16cid:commentId w16cid:paraId="170D2AB5" w16cid:durableId="24E5E3CE"/>
  <w16cid:commentId w16cid:paraId="29476D0A" w16cid:durableId="24D9EF14"/>
  <w16cid:commentId w16cid:paraId="04343A7F" w16cid:durableId="24BF5C26"/>
  <w16cid:commentId w16cid:paraId="045E6FCA" w16cid:durableId="24BF58E1"/>
  <w16cid:commentId w16cid:paraId="339A1ECE" w16cid:durableId="24BF5D22"/>
  <w16cid:commentId w16cid:paraId="026FBF62" w16cid:durableId="24DB5F23"/>
  <w16cid:commentId w16cid:paraId="6EFE2F4C" w16cid:durableId="24DB5F32"/>
  <w16cid:commentId w16cid:paraId="79528CEC" w16cid:durableId="24DB5FC0"/>
  <w16cid:commentId w16cid:paraId="02B588A9" w16cid:durableId="24DB6007"/>
  <w16cid:commentId w16cid:paraId="6666D05F" w16cid:durableId="24BF5E3F"/>
  <w16cid:commentId w16cid:paraId="504805AA" w16cid:durableId="24BF5F1F"/>
  <w16cid:commentId w16cid:paraId="15C3CB8C" w16cid:durableId="24BF6A0B"/>
  <w16cid:commentId w16cid:paraId="69489670" w16cid:durableId="24BF64E9"/>
  <w16cid:commentId w16cid:paraId="4C627B01" w16cid:durableId="24DB630F"/>
  <w16cid:commentId w16cid:paraId="12AF1E96" w16cid:durableId="24E5E2D6"/>
  <w16cid:commentId w16cid:paraId="440D5F5D" w16cid:durableId="24BF5F8A"/>
  <w16cid:commentId w16cid:paraId="332B4F03" w16cid:durableId="24BF5DB0"/>
  <w16cid:commentId w16cid:paraId="49AD38DB" w16cid:durableId="24C0FB7E"/>
  <w16cid:commentId w16cid:paraId="6EB9EDD9" w16cid:durableId="24DB641E"/>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A979D" w14:textId="77777777" w:rsidR="00AE1B6E" w:rsidRDefault="00AE1B6E">
      <w:pPr>
        <w:spacing w:after="0"/>
      </w:pPr>
      <w:r>
        <w:separator/>
      </w:r>
    </w:p>
  </w:endnote>
  <w:endnote w:type="continuationSeparator" w:id="0">
    <w:p w14:paraId="0238538C" w14:textId="77777777" w:rsidR="00AE1B6E" w:rsidRDefault="00AE1B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Poppins Light"/>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0F70" w14:textId="77777777" w:rsidR="001E0227" w:rsidRDefault="001E0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007" w:author="Neetash Mysuru" w:date="2021-08-30T12:54:00Z"/>
  <w:sdt>
    <w:sdtPr>
      <w:id w:val="1986576547"/>
      <w:docPartObj>
        <w:docPartGallery w:val="Page Numbers (Bottom of Page)"/>
        <w:docPartUnique/>
      </w:docPartObj>
    </w:sdtPr>
    <w:sdtEndPr>
      <w:rPr>
        <w:noProof/>
      </w:rPr>
    </w:sdtEndPr>
    <w:sdtContent>
      <w:customXmlInsRangeEnd w:id="1007"/>
      <w:p w14:paraId="731CA100" w14:textId="7EA3D6F7" w:rsidR="001E0227" w:rsidRDefault="001E0227">
        <w:pPr>
          <w:pStyle w:val="Footer"/>
          <w:jc w:val="right"/>
          <w:rPr>
            <w:ins w:id="1008" w:author="Neetash Mysuru" w:date="2021-08-30T12:54:00Z"/>
          </w:rPr>
        </w:pPr>
        <w:ins w:id="1009"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1010" w:author="Neetash Mysuru" w:date="2021-08-30T12:54:00Z"/>
    </w:sdtContent>
  </w:sdt>
  <w:customXmlInsRangeEnd w:id="1010"/>
  <w:p w14:paraId="1DC1D71A" w14:textId="77777777" w:rsidR="001E0227" w:rsidRDefault="001E02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064EC" w14:textId="77777777" w:rsidR="001E0227" w:rsidRDefault="001E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840F" w14:textId="77777777" w:rsidR="00AE1B6E" w:rsidRDefault="00AE1B6E">
      <w:r>
        <w:separator/>
      </w:r>
    </w:p>
  </w:footnote>
  <w:footnote w:type="continuationSeparator" w:id="0">
    <w:p w14:paraId="14E1D74D" w14:textId="77777777" w:rsidR="00AE1B6E" w:rsidRDefault="00AE1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74DF3" w14:textId="77777777" w:rsidR="001E0227" w:rsidRDefault="001E0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62DEF" w14:textId="77777777" w:rsidR="001E0227" w:rsidRDefault="001E02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DE5A" w14:textId="77777777" w:rsidR="001E0227" w:rsidRDefault="001E0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rson w15:author="Thejasvi Beleyur">
    <w15:presenceInfo w15:providerId="Windows Live" w15:userId="2ad6e59c8da3275e"/>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53D3F"/>
    <w:rsid w:val="00054BBC"/>
    <w:rsid w:val="00061534"/>
    <w:rsid w:val="00066C99"/>
    <w:rsid w:val="0007658E"/>
    <w:rsid w:val="00081D47"/>
    <w:rsid w:val="000827AC"/>
    <w:rsid w:val="0009008E"/>
    <w:rsid w:val="000913B2"/>
    <w:rsid w:val="000A7170"/>
    <w:rsid w:val="000B5187"/>
    <w:rsid w:val="000C11F1"/>
    <w:rsid w:val="000D0363"/>
    <w:rsid w:val="000E0B16"/>
    <w:rsid w:val="000F5151"/>
    <w:rsid w:val="000F5E70"/>
    <w:rsid w:val="00103DD5"/>
    <w:rsid w:val="00111D42"/>
    <w:rsid w:val="00130577"/>
    <w:rsid w:val="00135E99"/>
    <w:rsid w:val="001413AE"/>
    <w:rsid w:val="00141E96"/>
    <w:rsid w:val="001454C0"/>
    <w:rsid w:val="00145D0B"/>
    <w:rsid w:val="001636A0"/>
    <w:rsid w:val="001765F7"/>
    <w:rsid w:val="0018392F"/>
    <w:rsid w:val="001A0F51"/>
    <w:rsid w:val="001A0F70"/>
    <w:rsid w:val="001A5650"/>
    <w:rsid w:val="001B5674"/>
    <w:rsid w:val="001B7DFF"/>
    <w:rsid w:val="001C03FB"/>
    <w:rsid w:val="001D46B8"/>
    <w:rsid w:val="001D4F44"/>
    <w:rsid w:val="001D6D92"/>
    <w:rsid w:val="001E0227"/>
    <w:rsid w:val="001E3552"/>
    <w:rsid w:val="001E3B72"/>
    <w:rsid w:val="001F2136"/>
    <w:rsid w:val="00201980"/>
    <w:rsid w:val="0020697F"/>
    <w:rsid w:val="00233F96"/>
    <w:rsid w:val="002416BC"/>
    <w:rsid w:val="00246468"/>
    <w:rsid w:val="00250ACE"/>
    <w:rsid w:val="002746ED"/>
    <w:rsid w:val="00276EBD"/>
    <w:rsid w:val="00282F23"/>
    <w:rsid w:val="002902B6"/>
    <w:rsid w:val="0029461C"/>
    <w:rsid w:val="002A148E"/>
    <w:rsid w:val="002A46DB"/>
    <w:rsid w:val="002A790C"/>
    <w:rsid w:val="002C11B1"/>
    <w:rsid w:val="002D0304"/>
    <w:rsid w:val="002E25D7"/>
    <w:rsid w:val="002E50BD"/>
    <w:rsid w:val="002E64F8"/>
    <w:rsid w:val="002E6772"/>
    <w:rsid w:val="002F0B48"/>
    <w:rsid w:val="00310AC6"/>
    <w:rsid w:val="00317768"/>
    <w:rsid w:val="00327281"/>
    <w:rsid w:val="0033248B"/>
    <w:rsid w:val="00333414"/>
    <w:rsid w:val="0033623E"/>
    <w:rsid w:val="0034231A"/>
    <w:rsid w:val="003521A6"/>
    <w:rsid w:val="003606E3"/>
    <w:rsid w:val="0036557E"/>
    <w:rsid w:val="00366504"/>
    <w:rsid w:val="003671CC"/>
    <w:rsid w:val="00370D38"/>
    <w:rsid w:val="00372C69"/>
    <w:rsid w:val="00374153"/>
    <w:rsid w:val="003741F3"/>
    <w:rsid w:val="00376151"/>
    <w:rsid w:val="0039438C"/>
    <w:rsid w:val="003A232E"/>
    <w:rsid w:val="003A3C70"/>
    <w:rsid w:val="003B6B7C"/>
    <w:rsid w:val="003C05B0"/>
    <w:rsid w:val="003D444B"/>
    <w:rsid w:val="003D7929"/>
    <w:rsid w:val="003D7CA6"/>
    <w:rsid w:val="003E33F5"/>
    <w:rsid w:val="003E4F55"/>
    <w:rsid w:val="00400842"/>
    <w:rsid w:val="00401A9B"/>
    <w:rsid w:val="00406ED0"/>
    <w:rsid w:val="00410BE5"/>
    <w:rsid w:val="00411F1C"/>
    <w:rsid w:val="00427C45"/>
    <w:rsid w:val="00432E80"/>
    <w:rsid w:val="00435526"/>
    <w:rsid w:val="00446D5E"/>
    <w:rsid w:val="004533A2"/>
    <w:rsid w:val="004629F2"/>
    <w:rsid w:val="00464D88"/>
    <w:rsid w:val="00483293"/>
    <w:rsid w:val="004B45C7"/>
    <w:rsid w:val="004B639C"/>
    <w:rsid w:val="004C1566"/>
    <w:rsid w:val="004C19EC"/>
    <w:rsid w:val="004C7E4F"/>
    <w:rsid w:val="004E29B3"/>
    <w:rsid w:val="004E48B0"/>
    <w:rsid w:val="004F1CFB"/>
    <w:rsid w:val="004F62A5"/>
    <w:rsid w:val="00510A66"/>
    <w:rsid w:val="00526B47"/>
    <w:rsid w:val="00565A67"/>
    <w:rsid w:val="00570C67"/>
    <w:rsid w:val="00581865"/>
    <w:rsid w:val="00590D07"/>
    <w:rsid w:val="00592476"/>
    <w:rsid w:val="0059523D"/>
    <w:rsid w:val="005A66E5"/>
    <w:rsid w:val="005A718F"/>
    <w:rsid w:val="005B1074"/>
    <w:rsid w:val="005D2963"/>
    <w:rsid w:val="005D7F79"/>
    <w:rsid w:val="005E5EA0"/>
    <w:rsid w:val="005F379A"/>
    <w:rsid w:val="005F5146"/>
    <w:rsid w:val="005F6261"/>
    <w:rsid w:val="006011C7"/>
    <w:rsid w:val="00604722"/>
    <w:rsid w:val="006064EE"/>
    <w:rsid w:val="006115CE"/>
    <w:rsid w:val="00617F66"/>
    <w:rsid w:val="00633890"/>
    <w:rsid w:val="00642BE7"/>
    <w:rsid w:val="0065045C"/>
    <w:rsid w:val="006527FE"/>
    <w:rsid w:val="0065734F"/>
    <w:rsid w:val="006644D0"/>
    <w:rsid w:val="00685033"/>
    <w:rsid w:val="006903BB"/>
    <w:rsid w:val="006A122B"/>
    <w:rsid w:val="006C1547"/>
    <w:rsid w:val="006D1F1C"/>
    <w:rsid w:val="006E3B83"/>
    <w:rsid w:val="006F3FF2"/>
    <w:rsid w:val="006F4444"/>
    <w:rsid w:val="007025FE"/>
    <w:rsid w:val="00702CCF"/>
    <w:rsid w:val="00703279"/>
    <w:rsid w:val="00704E88"/>
    <w:rsid w:val="00736C27"/>
    <w:rsid w:val="00746860"/>
    <w:rsid w:val="00747489"/>
    <w:rsid w:val="00752950"/>
    <w:rsid w:val="00766493"/>
    <w:rsid w:val="00771EC7"/>
    <w:rsid w:val="00772D8C"/>
    <w:rsid w:val="00776F41"/>
    <w:rsid w:val="00781087"/>
    <w:rsid w:val="00784D58"/>
    <w:rsid w:val="0079301F"/>
    <w:rsid w:val="007A1833"/>
    <w:rsid w:val="007B36D6"/>
    <w:rsid w:val="007B779C"/>
    <w:rsid w:val="007C3449"/>
    <w:rsid w:val="007D1977"/>
    <w:rsid w:val="007E2FD8"/>
    <w:rsid w:val="007E32FC"/>
    <w:rsid w:val="007F27A1"/>
    <w:rsid w:val="007F3F9C"/>
    <w:rsid w:val="00801DB6"/>
    <w:rsid w:val="00804091"/>
    <w:rsid w:val="00810199"/>
    <w:rsid w:val="00830006"/>
    <w:rsid w:val="00830E75"/>
    <w:rsid w:val="00831E28"/>
    <w:rsid w:val="00831F16"/>
    <w:rsid w:val="00841046"/>
    <w:rsid w:val="008453AD"/>
    <w:rsid w:val="00845DE3"/>
    <w:rsid w:val="0085282B"/>
    <w:rsid w:val="00853CF2"/>
    <w:rsid w:val="00855B1F"/>
    <w:rsid w:val="00860F7B"/>
    <w:rsid w:val="0087020D"/>
    <w:rsid w:val="008708C2"/>
    <w:rsid w:val="00874870"/>
    <w:rsid w:val="008828D8"/>
    <w:rsid w:val="0089357B"/>
    <w:rsid w:val="008971C3"/>
    <w:rsid w:val="008C3486"/>
    <w:rsid w:val="008C67C0"/>
    <w:rsid w:val="008D6863"/>
    <w:rsid w:val="008F6400"/>
    <w:rsid w:val="00901B5F"/>
    <w:rsid w:val="00915655"/>
    <w:rsid w:val="00940D19"/>
    <w:rsid w:val="00962D8E"/>
    <w:rsid w:val="009676B1"/>
    <w:rsid w:val="00972378"/>
    <w:rsid w:val="0097295A"/>
    <w:rsid w:val="0098136F"/>
    <w:rsid w:val="00993249"/>
    <w:rsid w:val="00997ED2"/>
    <w:rsid w:val="009A4A8B"/>
    <w:rsid w:val="009A4B95"/>
    <w:rsid w:val="009A6FC9"/>
    <w:rsid w:val="009B5B3F"/>
    <w:rsid w:val="009B71F7"/>
    <w:rsid w:val="009C686B"/>
    <w:rsid w:val="009D5615"/>
    <w:rsid w:val="009E755E"/>
    <w:rsid w:val="00A12056"/>
    <w:rsid w:val="00A2447A"/>
    <w:rsid w:val="00A24DEA"/>
    <w:rsid w:val="00A269E2"/>
    <w:rsid w:val="00A40EE1"/>
    <w:rsid w:val="00A60EBE"/>
    <w:rsid w:val="00A6183C"/>
    <w:rsid w:val="00A67244"/>
    <w:rsid w:val="00A7637E"/>
    <w:rsid w:val="00A80F31"/>
    <w:rsid w:val="00A83D04"/>
    <w:rsid w:val="00A95FC3"/>
    <w:rsid w:val="00A972A3"/>
    <w:rsid w:val="00AB345B"/>
    <w:rsid w:val="00AC5B48"/>
    <w:rsid w:val="00AC64E5"/>
    <w:rsid w:val="00AE16CE"/>
    <w:rsid w:val="00AE1B6E"/>
    <w:rsid w:val="00AE1C08"/>
    <w:rsid w:val="00AE3C4E"/>
    <w:rsid w:val="00AF1B2B"/>
    <w:rsid w:val="00B001A4"/>
    <w:rsid w:val="00B00E67"/>
    <w:rsid w:val="00B16201"/>
    <w:rsid w:val="00B223C0"/>
    <w:rsid w:val="00B2283D"/>
    <w:rsid w:val="00B31B1A"/>
    <w:rsid w:val="00B45FDB"/>
    <w:rsid w:val="00B55561"/>
    <w:rsid w:val="00B64994"/>
    <w:rsid w:val="00B65C36"/>
    <w:rsid w:val="00B84A96"/>
    <w:rsid w:val="00B86B75"/>
    <w:rsid w:val="00BB0BD3"/>
    <w:rsid w:val="00BB3B06"/>
    <w:rsid w:val="00BB5811"/>
    <w:rsid w:val="00BB5C74"/>
    <w:rsid w:val="00BC094B"/>
    <w:rsid w:val="00BC48D5"/>
    <w:rsid w:val="00BD13A5"/>
    <w:rsid w:val="00BD71EA"/>
    <w:rsid w:val="00BE55E4"/>
    <w:rsid w:val="00BF3EEB"/>
    <w:rsid w:val="00BF536C"/>
    <w:rsid w:val="00BF74EB"/>
    <w:rsid w:val="00C020B5"/>
    <w:rsid w:val="00C021D0"/>
    <w:rsid w:val="00C06A84"/>
    <w:rsid w:val="00C075F0"/>
    <w:rsid w:val="00C14DAB"/>
    <w:rsid w:val="00C36279"/>
    <w:rsid w:val="00C40095"/>
    <w:rsid w:val="00C411DC"/>
    <w:rsid w:val="00C4235C"/>
    <w:rsid w:val="00C47E72"/>
    <w:rsid w:val="00C50BA9"/>
    <w:rsid w:val="00C57451"/>
    <w:rsid w:val="00C57F14"/>
    <w:rsid w:val="00C60262"/>
    <w:rsid w:val="00C612B5"/>
    <w:rsid w:val="00C63FB2"/>
    <w:rsid w:val="00C920AA"/>
    <w:rsid w:val="00C92E53"/>
    <w:rsid w:val="00C932F6"/>
    <w:rsid w:val="00C94F27"/>
    <w:rsid w:val="00C9600B"/>
    <w:rsid w:val="00CA2F9D"/>
    <w:rsid w:val="00CA6131"/>
    <w:rsid w:val="00CC7A4B"/>
    <w:rsid w:val="00CD0990"/>
    <w:rsid w:val="00CD39F3"/>
    <w:rsid w:val="00CE240B"/>
    <w:rsid w:val="00CE485E"/>
    <w:rsid w:val="00CF32BD"/>
    <w:rsid w:val="00D04E15"/>
    <w:rsid w:val="00D05B23"/>
    <w:rsid w:val="00D243B4"/>
    <w:rsid w:val="00D253AF"/>
    <w:rsid w:val="00D314B6"/>
    <w:rsid w:val="00D3191C"/>
    <w:rsid w:val="00D642A1"/>
    <w:rsid w:val="00D73F10"/>
    <w:rsid w:val="00D75DD6"/>
    <w:rsid w:val="00D837D0"/>
    <w:rsid w:val="00D855C9"/>
    <w:rsid w:val="00D91DBB"/>
    <w:rsid w:val="00D97975"/>
    <w:rsid w:val="00DA5057"/>
    <w:rsid w:val="00DC2696"/>
    <w:rsid w:val="00DC2EA4"/>
    <w:rsid w:val="00DC41F2"/>
    <w:rsid w:val="00DC678F"/>
    <w:rsid w:val="00DD16C8"/>
    <w:rsid w:val="00DE3921"/>
    <w:rsid w:val="00DF03F3"/>
    <w:rsid w:val="00DF2A19"/>
    <w:rsid w:val="00E036F8"/>
    <w:rsid w:val="00E058BB"/>
    <w:rsid w:val="00E17AB0"/>
    <w:rsid w:val="00E221EA"/>
    <w:rsid w:val="00E315A3"/>
    <w:rsid w:val="00E34FA5"/>
    <w:rsid w:val="00E40E43"/>
    <w:rsid w:val="00E50A2C"/>
    <w:rsid w:val="00E51F15"/>
    <w:rsid w:val="00E621CD"/>
    <w:rsid w:val="00E6476E"/>
    <w:rsid w:val="00E7690C"/>
    <w:rsid w:val="00E85476"/>
    <w:rsid w:val="00E8630B"/>
    <w:rsid w:val="00EA10B4"/>
    <w:rsid w:val="00EB2370"/>
    <w:rsid w:val="00EC00FE"/>
    <w:rsid w:val="00ED4ACF"/>
    <w:rsid w:val="00EF7181"/>
    <w:rsid w:val="00EF7C98"/>
    <w:rsid w:val="00F0510E"/>
    <w:rsid w:val="00F12239"/>
    <w:rsid w:val="00F25A69"/>
    <w:rsid w:val="00F31EC8"/>
    <w:rsid w:val="00F32F7B"/>
    <w:rsid w:val="00F40CDD"/>
    <w:rsid w:val="00F53CB1"/>
    <w:rsid w:val="00F637D8"/>
    <w:rsid w:val="00F7701E"/>
    <w:rsid w:val="00F81499"/>
    <w:rsid w:val="00F87484"/>
    <w:rsid w:val="00FB6D5F"/>
    <w:rsid w:val="00FC263E"/>
    <w:rsid w:val="00FC6AD9"/>
    <w:rsid w:val="00FD3176"/>
    <w:rsid w:val="00FD4ED0"/>
    <w:rsid w:val="00FE1FDF"/>
    <w:rsid w:val="00FE6C5D"/>
    <w:rsid w:val="00FF1001"/>
    <w:rsid w:val="00FF3E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 w:type="character" w:styleId="LineNumber">
    <w:name w:val="line number"/>
    <w:basedOn w:val="DefaultParagraphFont"/>
    <w:semiHidden/>
    <w:unhideWhenUsed/>
    <w:rsid w:val="001E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D5F15-7780-40C2-B78B-CA86A1E33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9622</Words>
  <Characters>54849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Thejasvi Beleyur</cp:lastModifiedBy>
  <cp:revision>441</cp:revision>
  <dcterms:created xsi:type="dcterms:W3CDTF">2021-08-11T12:46:00Z</dcterms:created>
  <dcterms:modified xsi:type="dcterms:W3CDTF">2021-09-14T09:11:00Z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