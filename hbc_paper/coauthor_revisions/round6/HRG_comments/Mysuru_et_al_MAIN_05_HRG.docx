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212449" w14:textId="77777777" w:rsidR="00C40095" w:rsidRDefault="00AE3C4E">
      <w:pPr>
        <w:pStyle w:val="Title"/>
      </w:pPr>
      <w:r>
        <w:t>High duty-cycle bats in the field do not alter echolocation calls when flying in groups</w:t>
      </w:r>
    </w:p>
    <w:p w14:paraId="1B79CB1B" w14:textId="77777777" w:rsidR="00A80F31" w:rsidRDefault="00AE3C4E">
      <w:pPr>
        <w:pStyle w:val="Author"/>
        <w:rPr>
          <w:ins w:id="0" w:author="hgoerlitz" w:date="2021-08-11T14:46:00Z"/>
        </w:rPr>
      </w:pPr>
      <w:r>
        <w:t>Neetash Mysuru</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Thejasvi Beleyur</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Aditya Krishna</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 Holger R Goerlitz</w:t>
      </w:r>
      <m:oMath>
        <m:sSup>
          <m:sSupPr>
            <m:ctrlPr>
              <w:rPr>
                <w:rFonts w:ascii="Cambria Math" w:hAnsi="Cambria Math"/>
              </w:rPr>
            </m:ctrlPr>
          </m:sSupPr>
          <m:e>
            <m:r>
              <w:rPr>
                <w:rFonts w:ascii="Cambria Math" w:hAnsi="Cambria Math"/>
              </w:rPr>
              <m:t>​</m:t>
            </m:r>
          </m:e>
          <m:sup>
            <m:r>
              <w:rPr>
                <w:rFonts w:ascii="Cambria Math" w:hAnsi="Cambria Math"/>
              </w:rPr>
              <m:t>1</m:t>
            </m:r>
          </m:sup>
        </m:sSup>
      </m:oMath>
      <w:del w:id="1" w:author="hgoerlitz" w:date="2021-08-11T14:46:00Z">
        <w:r w:rsidDel="00A80F31">
          <w:delText xml:space="preserve">; </w:delText>
        </w:r>
      </w:del>
    </w:p>
    <w:p w14:paraId="2A718255" w14:textId="77777777" w:rsidR="00C40095" w:rsidRDefault="005D7F79">
      <w:pPr>
        <w:pStyle w:val="Author"/>
        <w:rPr>
          <w:ins w:id="2" w:author="hgoerlitz" w:date="2021-08-11T14:46:00Z"/>
        </w:rPr>
      </w:pP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rsidR="00AE3C4E">
        <w:t>: joint first authors</w:t>
      </w:r>
    </w:p>
    <w:p w14:paraId="5FA1C135" w14:textId="77777777" w:rsidR="00A80F31" w:rsidRPr="00A80F31" w:rsidRDefault="00A80F31">
      <w:pPr>
        <w:pStyle w:val="BodyText"/>
        <w:pPrChange w:id="3" w:author="hgoerlitz" w:date="2021-08-11T14:46:00Z">
          <w:pPr>
            <w:pStyle w:val="Author"/>
          </w:pPr>
        </w:pPrChange>
      </w:pPr>
      <w:ins w:id="4" w:author="hgoerlitz" w:date="2021-08-11T14:46:00Z">
        <w:r>
          <w:t>Add Affiliation</w:t>
        </w:r>
      </w:ins>
    </w:p>
    <w:p w14:paraId="5B7DEF49" w14:textId="77777777" w:rsidR="00C40095" w:rsidRDefault="00AE3C4E">
      <w:pPr>
        <w:pStyle w:val="Date"/>
      </w:pPr>
      <w:r>
        <w:t xml:space="preserve">Last </w:t>
      </w:r>
      <w:proofErr w:type="gramStart"/>
      <w:r>
        <w:t>Updated :</w:t>
      </w:r>
      <w:proofErr w:type="gramEnd"/>
      <w:r>
        <w:t xml:space="preserve"> 2021-08-10 16:07:48</w:t>
      </w:r>
    </w:p>
    <w:p w14:paraId="0951A5FB" w14:textId="77777777" w:rsidR="00A80F31" w:rsidRDefault="00A80F31">
      <w:pPr>
        <w:pStyle w:val="Abstract"/>
        <w:rPr>
          <w:ins w:id="5" w:author="hgoerlitz" w:date="2021-08-11T14:46:00Z"/>
        </w:rPr>
      </w:pPr>
    </w:p>
    <w:p w14:paraId="1C593539" w14:textId="309CEA3F" w:rsidR="00C40095" w:rsidRDefault="00AE3C4E" w:rsidP="004F62A5">
      <w:pPr>
        <w:pStyle w:val="Abstract"/>
        <w:spacing w:line="360" w:lineRule="auto"/>
        <w:rPr>
          <w:ins w:id="6" w:author="hgoerlitz" w:date="2021-08-11T16:28:00Z"/>
          <w:sz w:val="24"/>
          <w:szCs w:val="24"/>
        </w:rPr>
      </w:pPr>
      <w:commentRangeStart w:id="7"/>
      <w:r w:rsidRPr="004F62A5">
        <w:rPr>
          <w:sz w:val="24"/>
          <w:szCs w:val="24"/>
        </w:rPr>
        <w:t xml:space="preserve">Living </w:t>
      </w:r>
      <w:commentRangeEnd w:id="7"/>
      <w:r w:rsidR="004F62A5">
        <w:rPr>
          <w:rStyle w:val="CommentReference"/>
        </w:rPr>
        <w:commentReference w:id="7"/>
      </w:r>
      <w:r w:rsidRPr="004F62A5">
        <w:rPr>
          <w:sz w:val="24"/>
          <w:szCs w:val="24"/>
        </w:rPr>
        <w:t xml:space="preserve">in groups </w:t>
      </w:r>
      <w:del w:id="8" w:author="hgoerlitz" w:date="2021-08-11T14:47:00Z">
        <w:r w:rsidRPr="004F62A5" w:rsidDel="00A80F31">
          <w:rPr>
            <w:sz w:val="24"/>
            <w:szCs w:val="24"/>
          </w:rPr>
          <w:delText xml:space="preserve">provides </w:delText>
        </w:r>
      </w:del>
      <w:ins w:id="9" w:author="hgoerlitz" w:date="2021-08-11T14:58:00Z">
        <w:r w:rsidR="004F62A5">
          <w:rPr>
            <w:sz w:val="24"/>
            <w:szCs w:val="24"/>
          </w:rPr>
          <w:t>has</w:t>
        </w:r>
      </w:ins>
      <w:ins w:id="10" w:author="hgoerlitz" w:date="2021-08-11T14:47:00Z">
        <w:r w:rsidR="00A80F31" w:rsidRPr="004F62A5">
          <w:rPr>
            <w:sz w:val="24"/>
            <w:szCs w:val="24"/>
          </w:rPr>
          <w:t xml:space="preserve"> </w:t>
        </w:r>
      </w:ins>
      <w:del w:id="11" w:author="hgoerlitz" w:date="2021-08-11T14:58:00Z">
        <w:r w:rsidRPr="004F62A5" w:rsidDel="004F62A5">
          <w:rPr>
            <w:sz w:val="24"/>
            <w:szCs w:val="24"/>
          </w:rPr>
          <w:delText xml:space="preserve">animals </w:delText>
        </w:r>
      </w:del>
      <w:del w:id="12" w:author="hgoerlitz" w:date="2021-08-11T14:47:00Z">
        <w:r w:rsidRPr="004F62A5" w:rsidDel="00A80F31">
          <w:rPr>
            <w:sz w:val="24"/>
            <w:szCs w:val="24"/>
          </w:rPr>
          <w:delText xml:space="preserve">with </w:delText>
        </w:r>
      </w:del>
      <w:r w:rsidRPr="004F62A5">
        <w:rPr>
          <w:sz w:val="24"/>
          <w:szCs w:val="24"/>
        </w:rPr>
        <w:t xml:space="preserve">many </w:t>
      </w:r>
      <w:del w:id="13" w:author="hgoerlitz" w:date="2021-08-11T14:47:00Z">
        <w:r w:rsidRPr="004F62A5" w:rsidDel="00A80F31">
          <w:rPr>
            <w:sz w:val="24"/>
            <w:szCs w:val="24"/>
          </w:rPr>
          <w:delText>advantages</w:delText>
        </w:r>
      </w:del>
      <w:ins w:id="14" w:author="hgoerlitz" w:date="2021-08-11T14:47:00Z">
        <w:r w:rsidR="00A80F31" w:rsidRPr="004F62A5">
          <w:rPr>
            <w:sz w:val="24"/>
            <w:szCs w:val="24"/>
          </w:rPr>
          <w:t>benefits</w:t>
        </w:r>
      </w:ins>
      <w:r w:rsidRPr="004F62A5">
        <w:rPr>
          <w:sz w:val="24"/>
          <w:szCs w:val="24"/>
        </w:rPr>
        <w:t xml:space="preserve">, </w:t>
      </w:r>
      <w:ins w:id="15" w:author="hgoerlitz" w:date="2021-08-11T14:58:00Z">
        <w:r w:rsidR="004F62A5">
          <w:rPr>
            <w:sz w:val="24"/>
            <w:szCs w:val="24"/>
          </w:rPr>
          <w:t xml:space="preserve">but also costs </w:t>
        </w:r>
      </w:ins>
      <w:del w:id="16" w:author="hgoerlitz" w:date="2021-08-11T14:58:00Z">
        <w:r w:rsidRPr="004F62A5" w:rsidDel="004F62A5">
          <w:rPr>
            <w:sz w:val="24"/>
            <w:szCs w:val="24"/>
          </w:rPr>
          <w:delText xml:space="preserve">including disadvantages </w:delText>
        </w:r>
      </w:del>
      <w:r w:rsidRPr="004F62A5">
        <w:rPr>
          <w:sz w:val="24"/>
          <w:szCs w:val="24"/>
        </w:rPr>
        <w:t xml:space="preserve">such as the possibility of sensory overload. </w:t>
      </w:r>
      <w:del w:id="17" w:author="hgoerlitz" w:date="2021-08-11T14:59:00Z">
        <w:r w:rsidRPr="004F62A5" w:rsidDel="004F62A5">
          <w:rPr>
            <w:sz w:val="24"/>
            <w:szCs w:val="24"/>
          </w:rPr>
          <w:delText>Many animals however form l</w:delText>
        </w:r>
      </w:del>
      <w:ins w:id="18" w:author="hgoerlitz" w:date="2021-08-11T14:59:00Z">
        <w:r w:rsidR="004F62A5">
          <w:rPr>
            <w:sz w:val="24"/>
            <w:szCs w:val="24"/>
          </w:rPr>
          <w:t>L</w:t>
        </w:r>
      </w:ins>
      <w:r w:rsidRPr="004F62A5">
        <w:rPr>
          <w:sz w:val="24"/>
          <w:szCs w:val="24"/>
        </w:rPr>
        <w:t xml:space="preserve">arge </w:t>
      </w:r>
      <w:del w:id="19" w:author="hgoerlitz" w:date="2021-08-11T15:00:00Z">
        <w:r w:rsidRPr="004F62A5" w:rsidDel="00E221EA">
          <w:rPr>
            <w:sz w:val="24"/>
            <w:szCs w:val="24"/>
          </w:rPr>
          <w:delText xml:space="preserve">groups </w:delText>
        </w:r>
      </w:del>
      <w:ins w:id="20" w:author="hgoerlitz" w:date="2021-08-11T15:00:00Z">
        <w:r w:rsidR="00E221EA">
          <w:rPr>
            <w:sz w:val="24"/>
            <w:szCs w:val="24"/>
          </w:rPr>
          <w:t xml:space="preserve">aggregations </w:t>
        </w:r>
      </w:ins>
      <w:ins w:id="21" w:author="hgoerlitz" w:date="2021-08-11T15:01:00Z">
        <w:r w:rsidR="00E221EA">
          <w:rPr>
            <w:sz w:val="24"/>
            <w:szCs w:val="24"/>
          </w:rPr>
          <w:t>formed by</w:t>
        </w:r>
      </w:ins>
      <w:ins w:id="22" w:author="hgoerlitz" w:date="2021-08-11T15:00:00Z">
        <w:r w:rsidR="00E221EA">
          <w:rPr>
            <w:sz w:val="24"/>
            <w:szCs w:val="24"/>
          </w:rPr>
          <w:t xml:space="preserve"> animals </w:t>
        </w:r>
      </w:ins>
      <w:r w:rsidRPr="004F62A5">
        <w:rPr>
          <w:sz w:val="24"/>
          <w:szCs w:val="24"/>
        </w:rPr>
        <w:t xml:space="preserve">to roost and mate </w:t>
      </w:r>
      <w:del w:id="23" w:author="hgoerlitz" w:date="2021-08-11T14:59:00Z">
        <w:r w:rsidRPr="004F62A5" w:rsidDel="004F62A5">
          <w:rPr>
            <w:sz w:val="24"/>
            <w:szCs w:val="24"/>
          </w:rPr>
          <w:delText xml:space="preserve">- that </w:delText>
        </w:r>
      </w:del>
      <w:r w:rsidRPr="004F62A5">
        <w:rPr>
          <w:sz w:val="24"/>
          <w:szCs w:val="24"/>
        </w:rPr>
        <w:t>are filled with a multitude of signals of varying relevance to each individual. Here</w:t>
      </w:r>
      <w:ins w:id="24" w:author="hgoerlitz" w:date="2021-08-11T14:59:00Z">
        <w:r w:rsidR="004F62A5">
          <w:rPr>
            <w:sz w:val="24"/>
            <w:szCs w:val="24"/>
          </w:rPr>
          <w:t>,</w:t>
        </w:r>
      </w:ins>
      <w:r w:rsidRPr="004F62A5">
        <w:rPr>
          <w:sz w:val="24"/>
          <w:szCs w:val="24"/>
        </w:rPr>
        <w:t xml:space="preserve"> we focus on echolocating bats, </w:t>
      </w:r>
      <w:commentRangeStart w:id="25"/>
      <w:del w:id="26" w:author="hgoerlitz" w:date="2021-08-11T14:59:00Z">
        <w:r w:rsidRPr="004F62A5" w:rsidDel="004F62A5">
          <w:rPr>
            <w:sz w:val="24"/>
            <w:szCs w:val="24"/>
          </w:rPr>
          <w:delText xml:space="preserve">that </w:delText>
        </w:r>
      </w:del>
      <w:ins w:id="27" w:author="hgoerlitz" w:date="2021-08-11T14:59:00Z">
        <w:r w:rsidR="004F62A5">
          <w:rPr>
            <w:sz w:val="24"/>
            <w:szCs w:val="24"/>
          </w:rPr>
          <w:t xml:space="preserve">which </w:t>
        </w:r>
      </w:ins>
      <w:commentRangeEnd w:id="25"/>
      <w:ins w:id="28" w:author="hgoerlitz" w:date="2021-08-11T15:11:00Z">
        <w:r>
          <w:rPr>
            <w:rStyle w:val="CommentReference"/>
          </w:rPr>
          <w:commentReference w:id="25"/>
        </w:r>
      </w:ins>
      <w:ins w:id="29" w:author="hgoerlitz" w:date="2021-08-11T15:01:00Z">
        <w:r w:rsidR="00E221EA">
          <w:rPr>
            <w:sz w:val="24"/>
            <w:szCs w:val="24"/>
          </w:rPr>
          <w:t xml:space="preserve">may </w:t>
        </w:r>
      </w:ins>
      <w:r w:rsidRPr="004F62A5">
        <w:rPr>
          <w:sz w:val="24"/>
          <w:szCs w:val="24"/>
        </w:rPr>
        <w:t>experience</w:t>
      </w:r>
      <w:del w:id="30" w:author="hgoerlitz" w:date="2021-08-11T15:00:00Z">
        <w:r w:rsidRPr="004F62A5" w:rsidDel="004F62A5">
          <w:rPr>
            <w:sz w:val="24"/>
            <w:szCs w:val="24"/>
          </w:rPr>
          <w:delText>s</w:delText>
        </w:r>
      </w:del>
      <w:r w:rsidRPr="004F62A5">
        <w:rPr>
          <w:sz w:val="24"/>
          <w:szCs w:val="24"/>
        </w:rPr>
        <w:t xml:space="preserve"> </w:t>
      </w:r>
      <w:del w:id="31" w:author="hgoerlitz" w:date="2021-08-11T15:00:00Z">
        <w:r w:rsidRPr="004F62A5" w:rsidDel="004F62A5">
          <w:rPr>
            <w:sz w:val="24"/>
            <w:szCs w:val="24"/>
          </w:rPr>
          <w:delText xml:space="preserve">the problem of </w:delText>
        </w:r>
      </w:del>
      <w:ins w:id="32" w:author="hgoerlitz" w:date="2021-08-11T15:00:00Z">
        <w:r w:rsidR="004F62A5">
          <w:rPr>
            <w:sz w:val="24"/>
            <w:szCs w:val="24"/>
          </w:rPr>
          <w:t xml:space="preserve">strong </w:t>
        </w:r>
      </w:ins>
      <w:r w:rsidRPr="004F62A5">
        <w:rPr>
          <w:sz w:val="24"/>
          <w:szCs w:val="24"/>
        </w:rPr>
        <w:t xml:space="preserve">sensory overload </w:t>
      </w:r>
      <w:del w:id="33" w:author="hgoerlitz" w:date="2021-08-11T15:00:00Z">
        <w:r w:rsidRPr="004F62A5" w:rsidDel="004F62A5">
          <w:rPr>
            <w:sz w:val="24"/>
            <w:szCs w:val="24"/>
          </w:rPr>
          <w:delText xml:space="preserve">rather acutely </w:delText>
        </w:r>
      </w:del>
      <w:r w:rsidRPr="004F62A5">
        <w:rPr>
          <w:sz w:val="24"/>
          <w:szCs w:val="24"/>
        </w:rPr>
        <w:t xml:space="preserve">due to their active </w:t>
      </w:r>
      <w:del w:id="34" w:author="hgoerlitz" w:date="2021-08-11T15:00:00Z">
        <w:r w:rsidRPr="004F62A5" w:rsidDel="004F62A5">
          <w:rPr>
            <w:sz w:val="24"/>
            <w:szCs w:val="24"/>
          </w:rPr>
          <w:delText xml:space="preserve">sensing </w:delText>
        </w:r>
      </w:del>
      <w:ins w:id="35" w:author="hgoerlitz" w:date="2021-08-11T15:00:00Z">
        <w:r w:rsidR="004F62A5">
          <w:rPr>
            <w:sz w:val="24"/>
            <w:szCs w:val="24"/>
          </w:rPr>
          <w:t xml:space="preserve">sensory </w:t>
        </w:r>
      </w:ins>
      <w:r w:rsidRPr="004F62A5">
        <w:rPr>
          <w:sz w:val="24"/>
          <w:szCs w:val="24"/>
        </w:rPr>
        <w:t>system</w:t>
      </w:r>
      <w:ins w:id="36" w:author="hgoerlitz" w:date="2021-08-11T15:01:00Z">
        <w:r w:rsidR="00E221EA">
          <w:rPr>
            <w:sz w:val="24"/>
            <w:szCs w:val="24"/>
          </w:rPr>
          <w:t xml:space="preserve">, particularly in </w:t>
        </w:r>
      </w:ins>
      <w:del w:id="37" w:author="hgoerlitz" w:date="2021-08-11T15:01:00Z">
        <w:r w:rsidRPr="004F62A5" w:rsidDel="00E221EA">
          <w:rPr>
            <w:sz w:val="24"/>
            <w:szCs w:val="24"/>
          </w:rPr>
          <w:delText xml:space="preserve">. When in </w:delText>
        </w:r>
      </w:del>
      <w:r w:rsidRPr="004F62A5">
        <w:rPr>
          <w:sz w:val="24"/>
          <w:szCs w:val="24"/>
        </w:rPr>
        <w:t>groups</w:t>
      </w:r>
      <w:del w:id="38" w:author="hgoerlitz" w:date="2021-08-11T15:01:00Z">
        <w:r w:rsidRPr="004F62A5" w:rsidDel="00E221EA">
          <w:rPr>
            <w:sz w:val="24"/>
            <w:szCs w:val="24"/>
          </w:rPr>
          <w:delText>, echolocating bats may not be able to detect their surroundings because of masking from the loud calls and echoes from neighbouring bats</w:delText>
        </w:r>
      </w:del>
      <w:ins w:id="39" w:author="hgoerlitz" w:date="2021-08-11T15:02:00Z">
        <w:r w:rsidR="00E221EA">
          <w:rPr>
            <w:sz w:val="24"/>
            <w:szCs w:val="24"/>
          </w:rPr>
          <w:t xml:space="preserve"> (jamming)</w:t>
        </w:r>
      </w:ins>
      <w:r w:rsidRPr="004F62A5">
        <w:rPr>
          <w:sz w:val="24"/>
          <w:szCs w:val="24"/>
        </w:rPr>
        <w:t xml:space="preserve">. </w:t>
      </w:r>
      <w:ins w:id="40" w:author="hgoerlitz" w:date="2021-08-11T15:08:00Z">
        <w:r>
          <w:rPr>
            <w:sz w:val="24"/>
            <w:szCs w:val="24"/>
          </w:rPr>
          <w:t xml:space="preserve">Consequently, </w:t>
        </w:r>
      </w:ins>
      <w:ins w:id="41" w:author="hgoerlitz" w:date="2021-08-11T15:09:00Z">
        <w:r>
          <w:rPr>
            <w:sz w:val="24"/>
            <w:szCs w:val="24"/>
          </w:rPr>
          <w:t>several bat species may alter their vocalizations to reduce jamming</w:t>
        </w:r>
      </w:ins>
      <w:ins w:id="42" w:author="hgoerlitz" w:date="2021-08-11T15:10:00Z">
        <w:r>
          <w:rPr>
            <w:sz w:val="24"/>
            <w:szCs w:val="24"/>
          </w:rPr>
          <w:t>.</w:t>
        </w:r>
      </w:ins>
      <w:ins w:id="43" w:author="hgoerlitz" w:date="2021-08-11T15:07:00Z">
        <w:r>
          <w:rPr>
            <w:sz w:val="24"/>
            <w:szCs w:val="24"/>
          </w:rPr>
          <w:t xml:space="preserve"> </w:t>
        </w:r>
      </w:ins>
      <w:r w:rsidRPr="004F62A5">
        <w:rPr>
          <w:sz w:val="24"/>
          <w:szCs w:val="24"/>
        </w:rPr>
        <w:t>We investigate</w:t>
      </w:r>
      <w:ins w:id="44" w:author="hgoerlitz" w:date="2021-08-11T15:10:00Z">
        <w:r>
          <w:rPr>
            <w:sz w:val="24"/>
            <w:szCs w:val="24"/>
          </w:rPr>
          <w:t>d</w:t>
        </w:r>
      </w:ins>
      <w:r w:rsidRPr="004F62A5">
        <w:rPr>
          <w:sz w:val="24"/>
          <w:szCs w:val="24"/>
        </w:rPr>
        <w:t xml:space="preserve"> the echolocation </w:t>
      </w:r>
      <w:proofErr w:type="spellStart"/>
      <w:ins w:id="45" w:author="hgoerlitz" w:date="2021-08-11T15:10:00Z">
        <w:r>
          <w:rPr>
            <w:sz w:val="24"/>
            <w:szCs w:val="24"/>
          </w:rPr>
          <w:t>behaviour</w:t>
        </w:r>
        <w:proofErr w:type="spellEnd"/>
        <w:r>
          <w:rPr>
            <w:sz w:val="24"/>
            <w:szCs w:val="24"/>
          </w:rPr>
          <w:t xml:space="preserve"> </w:t>
        </w:r>
      </w:ins>
      <w:r w:rsidRPr="004F62A5">
        <w:rPr>
          <w:sz w:val="24"/>
          <w:szCs w:val="24"/>
        </w:rPr>
        <w:t xml:space="preserve">of high duty-cycle </w:t>
      </w:r>
      <w:ins w:id="46" w:author="hgoerlitz" w:date="2021-08-11T15:12:00Z">
        <w:r>
          <w:rPr>
            <w:sz w:val="24"/>
            <w:szCs w:val="24"/>
          </w:rPr>
          <w:t xml:space="preserve">constant-frequency </w:t>
        </w:r>
      </w:ins>
      <w:r w:rsidRPr="004F62A5">
        <w:rPr>
          <w:sz w:val="24"/>
          <w:szCs w:val="24"/>
        </w:rPr>
        <w:t>bat</w:t>
      </w:r>
      <w:del w:id="47" w:author="hgoerlitz" w:date="2021-08-11T15:10:00Z">
        <w:r w:rsidRPr="004F62A5" w:rsidDel="00AE3C4E">
          <w:rPr>
            <w:sz w:val="24"/>
            <w:szCs w:val="24"/>
          </w:rPr>
          <w:delText xml:space="preserve"> groups </w:delText>
        </w:r>
      </w:del>
      <w:ins w:id="48" w:author="hgoerlitz" w:date="2021-08-11T15:10:00Z">
        <w:r>
          <w:rPr>
            <w:sz w:val="24"/>
            <w:szCs w:val="24"/>
          </w:rPr>
          <w:t>s</w:t>
        </w:r>
      </w:ins>
      <w:ins w:id="49" w:author="hgoerlitz" w:date="2021-08-11T15:11:00Z">
        <w:r>
          <w:rPr>
            <w:sz w:val="24"/>
            <w:szCs w:val="24"/>
          </w:rPr>
          <w:t>, which</w:t>
        </w:r>
      </w:ins>
      <w:ins w:id="50" w:author="hgoerlitz" w:date="2021-08-11T15:10:00Z">
        <w:r>
          <w:rPr>
            <w:sz w:val="24"/>
            <w:szCs w:val="24"/>
          </w:rPr>
          <w:t xml:space="preserve"> </w:t>
        </w:r>
      </w:ins>
      <w:del w:id="51" w:author="hgoerlitz" w:date="2021-08-11T15:10:00Z">
        <w:r w:rsidRPr="004F62A5" w:rsidDel="00AE3C4E">
          <w:rPr>
            <w:sz w:val="24"/>
            <w:szCs w:val="24"/>
          </w:rPr>
          <w:delText xml:space="preserve">in the field </w:delText>
        </w:r>
      </w:del>
      <w:del w:id="52" w:author="hgoerlitz" w:date="2021-08-11T15:11:00Z">
        <w:r w:rsidRPr="004F62A5" w:rsidDel="00AE3C4E">
          <w:rPr>
            <w:sz w:val="24"/>
            <w:szCs w:val="24"/>
          </w:rPr>
          <w:delText xml:space="preserve">that </w:delText>
        </w:r>
      </w:del>
      <w:r w:rsidRPr="004F62A5">
        <w:rPr>
          <w:sz w:val="24"/>
          <w:szCs w:val="24"/>
        </w:rPr>
        <w:t xml:space="preserve">emit </w:t>
      </w:r>
      <w:ins w:id="53" w:author="hgoerlitz" w:date="2021-08-11T15:11:00Z">
        <w:r>
          <w:rPr>
            <w:sz w:val="24"/>
            <w:szCs w:val="24"/>
          </w:rPr>
          <w:t xml:space="preserve">long </w:t>
        </w:r>
      </w:ins>
      <w:r w:rsidRPr="004F62A5">
        <w:rPr>
          <w:sz w:val="24"/>
          <w:szCs w:val="24"/>
        </w:rPr>
        <w:t xml:space="preserve">calls </w:t>
      </w:r>
      <w:del w:id="54" w:author="hgoerlitz" w:date="2021-08-11T15:11:00Z">
        <w:r w:rsidRPr="004F62A5" w:rsidDel="00AE3C4E">
          <w:rPr>
            <w:sz w:val="24"/>
            <w:szCs w:val="24"/>
          </w:rPr>
          <w:delText xml:space="preserve">very often </w:delText>
        </w:r>
      </w:del>
      <w:r w:rsidRPr="004F62A5">
        <w:rPr>
          <w:sz w:val="24"/>
          <w:szCs w:val="24"/>
        </w:rPr>
        <w:t xml:space="preserve">with short </w:t>
      </w:r>
      <w:del w:id="55" w:author="hgoerlitz" w:date="2021-08-11T15:11:00Z">
        <w:r w:rsidRPr="004F62A5" w:rsidDel="00AE3C4E">
          <w:rPr>
            <w:sz w:val="24"/>
            <w:szCs w:val="24"/>
          </w:rPr>
          <w:delText>silences in between</w:delText>
        </w:r>
      </w:del>
      <w:ins w:id="56" w:author="hgoerlitz" w:date="2021-08-11T15:11:00Z">
        <w:r>
          <w:rPr>
            <w:sz w:val="24"/>
            <w:szCs w:val="24"/>
          </w:rPr>
          <w:t>pauses</w:t>
        </w:r>
      </w:ins>
      <w:ins w:id="57" w:author="hgoerlitz" w:date="2021-08-11T15:12:00Z">
        <w:r>
          <w:rPr>
            <w:sz w:val="24"/>
            <w:szCs w:val="24"/>
          </w:rPr>
          <w:t>,</w:t>
        </w:r>
      </w:ins>
      <w:ins w:id="58" w:author="hgoerlitz" w:date="2021-08-11T15:11:00Z">
        <w:r>
          <w:rPr>
            <w:sz w:val="24"/>
            <w:szCs w:val="24"/>
          </w:rPr>
          <w:t xml:space="preserve"> while </w:t>
        </w:r>
      </w:ins>
      <w:ins w:id="59" w:author="hgoerlitz" w:date="2021-08-11T15:10:00Z">
        <w:r>
          <w:rPr>
            <w:sz w:val="24"/>
            <w:szCs w:val="24"/>
          </w:rPr>
          <w:t xml:space="preserve">flying in groups in </w:t>
        </w:r>
      </w:ins>
      <w:ins w:id="60" w:author="hgoerlitz" w:date="2021-08-11T15:11:00Z">
        <w:r>
          <w:rPr>
            <w:sz w:val="24"/>
            <w:szCs w:val="24"/>
          </w:rPr>
          <w:t>a natural cave environment</w:t>
        </w:r>
      </w:ins>
      <w:r w:rsidRPr="004F62A5">
        <w:rPr>
          <w:sz w:val="24"/>
          <w:szCs w:val="24"/>
        </w:rPr>
        <w:t xml:space="preserve">. </w:t>
      </w:r>
      <w:del w:id="61" w:author="hgoerlitz" w:date="2021-08-11T15:12:00Z">
        <w:r w:rsidRPr="004F62A5" w:rsidDel="00AE3C4E">
          <w:rPr>
            <w:sz w:val="24"/>
            <w:szCs w:val="24"/>
          </w:rPr>
          <w:delText xml:space="preserve">The </w:delText>
        </w:r>
      </w:del>
      <w:ins w:id="62" w:author="hgoerlitz" w:date="2021-08-11T15:12:00Z">
        <w:r>
          <w:rPr>
            <w:sz w:val="24"/>
            <w:szCs w:val="24"/>
          </w:rPr>
          <w:t>Due to their call characteristics, high</w:t>
        </w:r>
      </w:ins>
      <w:ins w:id="63" w:author="hgoerlitz" w:date="2021-08-11T15:13:00Z">
        <w:r>
          <w:rPr>
            <w:sz w:val="24"/>
            <w:szCs w:val="24"/>
          </w:rPr>
          <w:t xml:space="preserve"> </w:t>
        </w:r>
      </w:ins>
      <w:ins w:id="64" w:author="hgoerlitz" w:date="2021-08-11T15:12:00Z">
        <w:r>
          <w:rPr>
            <w:sz w:val="24"/>
            <w:szCs w:val="24"/>
          </w:rPr>
          <w:t>duty</w:t>
        </w:r>
      </w:ins>
      <w:ins w:id="65" w:author="hgoerlitz" w:date="2021-08-11T15:13:00Z">
        <w:r>
          <w:rPr>
            <w:sz w:val="24"/>
            <w:szCs w:val="24"/>
          </w:rPr>
          <w:t>-</w:t>
        </w:r>
      </w:ins>
      <w:ins w:id="66" w:author="hgoerlitz" w:date="2021-08-11T15:12:00Z">
        <w:r>
          <w:rPr>
            <w:sz w:val="24"/>
            <w:szCs w:val="24"/>
          </w:rPr>
          <w:t>cy</w:t>
        </w:r>
      </w:ins>
      <w:ins w:id="67" w:author="hgoerlitz" w:date="2021-08-11T15:13:00Z">
        <w:r>
          <w:rPr>
            <w:sz w:val="24"/>
            <w:szCs w:val="24"/>
          </w:rPr>
          <w:t>c</w:t>
        </w:r>
      </w:ins>
      <w:ins w:id="68" w:author="hgoerlitz" w:date="2021-08-11T15:12:00Z">
        <w:r>
          <w:rPr>
            <w:sz w:val="24"/>
            <w:szCs w:val="24"/>
          </w:rPr>
          <w:t>l</w:t>
        </w:r>
      </w:ins>
      <w:ins w:id="69" w:author="hgoerlitz" w:date="2021-08-11T15:13:00Z">
        <w:r>
          <w:rPr>
            <w:sz w:val="24"/>
            <w:szCs w:val="24"/>
          </w:rPr>
          <w:t xml:space="preserve">e have high </w:t>
        </w:r>
      </w:ins>
      <w:del w:id="70" w:author="hgoerlitz" w:date="2021-08-11T15:12:00Z">
        <w:r w:rsidRPr="004F62A5" w:rsidDel="00AE3C4E">
          <w:rPr>
            <w:sz w:val="24"/>
            <w:szCs w:val="24"/>
          </w:rPr>
          <w:delText>high duty-cycle call emission means</w:delText>
        </w:r>
      </w:del>
      <w:del w:id="71" w:author="hgoerlitz" w:date="2021-08-11T15:13:00Z">
        <w:r w:rsidRPr="004F62A5" w:rsidDel="00AE3C4E">
          <w:rPr>
            <w:sz w:val="24"/>
            <w:szCs w:val="24"/>
          </w:rPr>
          <w:delText xml:space="preserve">, the </w:delText>
        </w:r>
      </w:del>
      <w:r w:rsidRPr="004F62A5">
        <w:rPr>
          <w:sz w:val="24"/>
          <w:szCs w:val="24"/>
        </w:rPr>
        <w:t xml:space="preserve">chances of </w:t>
      </w:r>
      <w:ins w:id="72" w:author="hgoerlitz" w:date="2021-08-11T15:13:00Z">
        <w:r>
          <w:rPr>
            <w:sz w:val="24"/>
            <w:szCs w:val="24"/>
          </w:rPr>
          <w:t xml:space="preserve">spectro-temporal </w:t>
        </w:r>
      </w:ins>
      <w:del w:id="73" w:author="hgoerlitz" w:date="2021-08-11T15:13:00Z">
        <w:r w:rsidRPr="004F62A5" w:rsidDel="00AE3C4E">
          <w:rPr>
            <w:sz w:val="24"/>
            <w:szCs w:val="24"/>
          </w:rPr>
          <w:delText>call-</w:delText>
        </w:r>
      </w:del>
      <w:r w:rsidRPr="004F62A5">
        <w:rPr>
          <w:sz w:val="24"/>
          <w:szCs w:val="24"/>
        </w:rPr>
        <w:t>overlaps</w:t>
      </w:r>
      <w:ins w:id="74" w:author="hgoerlitz" w:date="2021-08-11T15:13:00Z">
        <w:r>
          <w:rPr>
            <w:sz w:val="24"/>
            <w:szCs w:val="24"/>
          </w:rPr>
          <w:t xml:space="preserve">, </w:t>
        </w:r>
      </w:ins>
      <w:del w:id="75" w:author="hgoerlitz" w:date="2021-08-11T15:13:00Z">
        <w:r w:rsidRPr="004F62A5" w:rsidDel="00AE3C4E">
          <w:rPr>
            <w:sz w:val="24"/>
            <w:szCs w:val="24"/>
          </w:rPr>
          <w:delText xml:space="preserve"> are very high - </w:delText>
        </w:r>
      </w:del>
      <w:r w:rsidRPr="004F62A5">
        <w:rPr>
          <w:sz w:val="24"/>
          <w:szCs w:val="24"/>
        </w:rPr>
        <w:t xml:space="preserve">which </w:t>
      </w:r>
      <w:ins w:id="76" w:author="hgoerlitz" w:date="2021-08-11T15:13:00Z">
        <w:r>
          <w:rPr>
            <w:sz w:val="24"/>
            <w:szCs w:val="24"/>
          </w:rPr>
          <w:t>increases potential jamming for th</w:t>
        </w:r>
      </w:ins>
      <w:ins w:id="77" w:author="hgoerlitz" w:date="2021-08-11T15:14:00Z">
        <w:r>
          <w:rPr>
            <w:sz w:val="24"/>
            <w:szCs w:val="24"/>
          </w:rPr>
          <w:t xml:space="preserve">e bats, and also </w:t>
        </w:r>
      </w:ins>
      <w:r w:rsidRPr="004F62A5">
        <w:rPr>
          <w:sz w:val="24"/>
          <w:szCs w:val="24"/>
        </w:rPr>
        <w:t>challenges acoustic measurements. We use</w:t>
      </w:r>
      <w:ins w:id="78" w:author="hgoerlitz" w:date="2021-08-11T15:14:00Z">
        <w:r>
          <w:rPr>
            <w:sz w:val="24"/>
            <w:szCs w:val="24"/>
          </w:rPr>
          <w:t>d</w:t>
        </w:r>
      </w:ins>
      <w:r w:rsidRPr="004F62A5">
        <w:rPr>
          <w:sz w:val="24"/>
          <w:szCs w:val="24"/>
        </w:rPr>
        <w:t xml:space="preserve"> </w:t>
      </w:r>
      <w:del w:id="79" w:author="hgoerlitz" w:date="2021-08-11T15:14:00Z">
        <w:r w:rsidRPr="004F62A5" w:rsidDel="00AE3C4E">
          <w:rPr>
            <w:sz w:val="24"/>
            <w:szCs w:val="24"/>
          </w:rPr>
          <w:delText xml:space="preserve">a </w:delText>
        </w:r>
      </w:del>
      <w:proofErr w:type="spellStart"/>
      <w:r w:rsidRPr="004F62A5">
        <w:rPr>
          <w:sz w:val="24"/>
          <w:szCs w:val="24"/>
        </w:rPr>
        <w:t>synchronised</w:t>
      </w:r>
      <w:proofErr w:type="spellEnd"/>
      <w:r w:rsidRPr="004F62A5">
        <w:rPr>
          <w:sz w:val="24"/>
          <w:szCs w:val="24"/>
        </w:rPr>
        <w:t xml:space="preserve"> audio-video recording</w:t>
      </w:r>
      <w:ins w:id="80" w:author="hgoerlitz" w:date="2021-08-11T15:14:00Z">
        <w:r>
          <w:rPr>
            <w:sz w:val="24"/>
            <w:szCs w:val="24"/>
          </w:rPr>
          <w:t>s</w:t>
        </w:r>
      </w:ins>
      <w:r w:rsidRPr="004F62A5">
        <w:rPr>
          <w:sz w:val="24"/>
          <w:szCs w:val="24"/>
        </w:rPr>
        <w:t xml:space="preserve"> </w:t>
      </w:r>
      <w:del w:id="81" w:author="hgoerlitz" w:date="2021-08-11T15:14:00Z">
        <w:r w:rsidRPr="004F62A5" w:rsidDel="00AE3C4E">
          <w:rPr>
            <w:sz w:val="24"/>
            <w:szCs w:val="24"/>
          </w:rPr>
          <w:delText xml:space="preserve">system </w:delText>
        </w:r>
      </w:del>
      <w:r w:rsidRPr="004F62A5">
        <w:rPr>
          <w:sz w:val="24"/>
          <w:szCs w:val="24"/>
        </w:rPr>
        <w:t xml:space="preserve">to count the number of bats and </w:t>
      </w:r>
      <w:del w:id="82" w:author="hgoerlitz" w:date="2021-08-11T15:14:00Z">
        <w:r w:rsidRPr="004F62A5" w:rsidDel="00AE3C4E">
          <w:rPr>
            <w:sz w:val="24"/>
            <w:szCs w:val="24"/>
          </w:rPr>
          <w:delText xml:space="preserve">record </w:delText>
        </w:r>
      </w:del>
      <w:ins w:id="83" w:author="hgoerlitz" w:date="2021-08-11T15:14:00Z">
        <w:r>
          <w:rPr>
            <w:sz w:val="24"/>
            <w:szCs w:val="24"/>
          </w:rPr>
          <w:t xml:space="preserve">quantify </w:t>
        </w:r>
      </w:ins>
      <w:r w:rsidRPr="004F62A5">
        <w:rPr>
          <w:sz w:val="24"/>
          <w:szCs w:val="24"/>
        </w:rPr>
        <w:t xml:space="preserve">their echolocation </w:t>
      </w:r>
      <w:del w:id="84" w:author="hgoerlitz" w:date="2021-08-11T15:14:00Z">
        <w:r w:rsidRPr="004F62A5" w:rsidDel="00AE3C4E">
          <w:rPr>
            <w:sz w:val="24"/>
            <w:szCs w:val="24"/>
          </w:rPr>
          <w:delText xml:space="preserve">across </w:delText>
        </w:r>
      </w:del>
      <w:ins w:id="85" w:author="hgoerlitz" w:date="2021-08-11T15:14:00Z">
        <w:r>
          <w:rPr>
            <w:sz w:val="24"/>
            <w:szCs w:val="24"/>
          </w:rPr>
          <w:t xml:space="preserve">in </w:t>
        </w:r>
      </w:ins>
      <w:r w:rsidRPr="004F62A5">
        <w:rPr>
          <w:sz w:val="24"/>
          <w:szCs w:val="24"/>
        </w:rPr>
        <w:t xml:space="preserve">single and multi-bat </w:t>
      </w:r>
      <w:del w:id="86" w:author="hgoerlitz" w:date="2021-08-11T15:15:00Z">
        <w:r w:rsidRPr="004F62A5" w:rsidDel="00AE3C4E">
          <w:rPr>
            <w:sz w:val="24"/>
            <w:szCs w:val="24"/>
          </w:rPr>
          <w:delText>flights</w:delText>
        </w:r>
      </w:del>
      <w:ins w:id="87" w:author="hgoerlitz" w:date="2021-08-11T15:15:00Z">
        <w:r>
          <w:rPr>
            <w:sz w:val="24"/>
            <w:szCs w:val="24"/>
          </w:rPr>
          <w:t>contexts</w:t>
        </w:r>
      </w:ins>
      <w:r w:rsidRPr="004F62A5">
        <w:rPr>
          <w:sz w:val="24"/>
          <w:szCs w:val="24"/>
        </w:rPr>
        <w:t xml:space="preserve">. To quantify change in echolocation behaviour we develop methods to measure and analyse individual CF-FM calls and groups of overlapping calls. We find no major difference in quantified echolocation parameters between single and multi-bat flights. Our results highlight the robustness of bat echolocation, and the importance of studying </w:t>
      </w:r>
      <w:proofErr w:type="spellStart"/>
      <w:r w:rsidRPr="004F62A5">
        <w:rPr>
          <w:sz w:val="24"/>
          <w:szCs w:val="24"/>
        </w:rPr>
        <w:t>behaviour</w:t>
      </w:r>
      <w:proofErr w:type="spellEnd"/>
      <w:r w:rsidRPr="004F62A5">
        <w:rPr>
          <w:sz w:val="24"/>
          <w:szCs w:val="24"/>
        </w:rPr>
        <w:t xml:space="preserve"> under natural conditions.</w:t>
      </w:r>
    </w:p>
    <w:p w14:paraId="0ED34B75" w14:textId="5B026F70" w:rsidR="00372C69" w:rsidRPr="00372C69" w:rsidRDefault="00372C69">
      <w:pPr>
        <w:pStyle w:val="BodyText"/>
        <w:pPrChange w:id="88" w:author="hgoerlitz" w:date="2021-08-11T16:28:00Z">
          <w:pPr>
            <w:pStyle w:val="Abstract"/>
            <w:spacing w:line="360" w:lineRule="auto"/>
          </w:pPr>
        </w:pPrChange>
      </w:pPr>
      <w:ins w:id="89" w:author="hgoerlitz" w:date="2021-08-11T16:28:00Z">
        <w:r>
          <w:rPr>
            <w:rFonts w:cstheme="minorHAnsi"/>
          </w:rPr>
          <w:t xml:space="preserve">We thus show that horseshoe bats, despite their long calls that are prone to spectro-temporal overlap, do not </w:t>
        </w:r>
        <w:r w:rsidRPr="00763FEF">
          <w:rPr>
            <w:rFonts w:cstheme="minorHAnsi"/>
          </w:rPr>
          <w:t xml:space="preserve">alter their calls when flying in </w:t>
        </w:r>
        <w:r>
          <w:rPr>
            <w:rFonts w:cstheme="minorHAnsi"/>
          </w:rPr>
          <w:t xml:space="preserve">groups of up to four bats in a complex </w:t>
        </w:r>
        <w:r w:rsidRPr="00763FEF">
          <w:rPr>
            <w:rFonts w:cstheme="minorHAnsi"/>
          </w:rPr>
          <w:t>echoic cave environment</w:t>
        </w:r>
      </w:ins>
    </w:p>
    <w:p w14:paraId="255B9789" w14:textId="77777777" w:rsidR="00C40095" w:rsidRDefault="00AE3C4E">
      <w:pPr>
        <w:pStyle w:val="FirstParagraph"/>
      </w:pPr>
      <w:proofErr w:type="gramStart"/>
      <w:r>
        <w:rPr>
          <w:b/>
          <w:bCs/>
        </w:rPr>
        <w:t>Keywords :</w:t>
      </w:r>
      <w:proofErr w:type="gramEnd"/>
      <w:r>
        <w:rPr>
          <w:b/>
          <w:bCs/>
        </w:rPr>
        <w:t xml:space="preserve"> active sensing, echolocation, cocktail-party problem, group-living</w:t>
      </w:r>
    </w:p>
    <w:p w14:paraId="45D135B7" w14:textId="77777777" w:rsidR="00C40095" w:rsidRDefault="00AE3C4E">
      <w:pPr>
        <w:pStyle w:val="BodyText"/>
      </w:pPr>
      <w:r>
        <w:lastRenderedPageBreak/>
        <w:t>For this version COAUTHORS CAN:</w:t>
      </w:r>
    </w:p>
    <w:p w14:paraId="06068A3F" w14:textId="77777777" w:rsidR="00C40095" w:rsidRDefault="00AE3C4E">
      <w:pPr>
        <w:pStyle w:val="SourceCode"/>
      </w:pPr>
      <w:r>
        <w:rPr>
          <w:rStyle w:val="VerbatimChar"/>
        </w:rPr>
        <w:t>#. Reduce word count, we're still *way* above 8000 words (~9200 !!!)</w:t>
      </w:r>
      <w:r>
        <w:br/>
      </w:r>
      <w:r>
        <w:rPr>
          <w:rStyle w:val="VerbatimChar"/>
        </w:rPr>
        <w:t xml:space="preserve">#. Re-work abstract (200 word limit for R Soc Int. </w:t>
      </w:r>
      <w:r>
        <w:br/>
      </w:r>
      <w:r>
        <w:rPr>
          <w:rStyle w:val="VerbatimChar"/>
        </w:rPr>
        <w:t>#. More concrete points:</w:t>
      </w:r>
      <w:r>
        <w:br/>
      </w:r>
      <w:r>
        <w:rPr>
          <w:rStyle w:val="VerbatimChar"/>
        </w:rPr>
        <w:t xml:space="preserve">    #. In Discussion - not sure what was meant by 'Reference to data possible?'</w:t>
      </w:r>
      <w:r>
        <w:br/>
      </w:r>
      <w:r>
        <w:rPr>
          <w:rStyle w:val="VerbatimChar"/>
        </w:rPr>
        <w:t xml:space="preserve">    #. try implementing some of the points in the discussion that are pasted raw</w:t>
      </w:r>
      <w:r>
        <w:br/>
      </w:r>
      <w:r>
        <w:rPr>
          <w:rStyle w:val="VerbatimChar"/>
        </w:rPr>
        <w:t xml:space="preserve">    </w:t>
      </w:r>
    </w:p>
    <w:p w14:paraId="43F2416B" w14:textId="77777777" w:rsidR="00C40095" w:rsidRDefault="00AE3C4E">
      <w:pPr>
        <w:pStyle w:val="FirstParagraph"/>
      </w:pPr>
      <w:r>
        <w:t>OTHER THINGS TO DO:</w:t>
      </w:r>
    </w:p>
    <w:p w14:paraId="3FC477FE" w14:textId="77777777" w:rsidR="00C40095" w:rsidRDefault="00AE3C4E">
      <w:pPr>
        <w:pStyle w:val="SourceCode"/>
      </w:pPr>
      <w:r>
        <w:rPr>
          <w:rStyle w:val="VerbatimChar"/>
        </w:rPr>
        <w:t>#. Finalise SI section numbers (They are blank right now on purpose)</w:t>
      </w:r>
      <w:r>
        <w:br/>
      </w:r>
      <w:r>
        <w:rPr>
          <w:rStyle w:val="VerbatimChar"/>
        </w:rPr>
        <w:t>#. Check references for missing entries/typos</w:t>
      </w:r>
    </w:p>
    <w:p w14:paraId="6F3C281B" w14:textId="77777777" w:rsidR="00C40095" w:rsidRDefault="00AE3C4E">
      <w:pPr>
        <w:pStyle w:val="Heading1"/>
      </w:pPr>
      <w:bookmarkStart w:id="90" w:name="intro"/>
      <w:r>
        <w:rPr>
          <w:rStyle w:val="SectionNumber"/>
        </w:rPr>
        <w:t>1</w:t>
      </w:r>
      <w:r>
        <w:tab/>
        <w:t>Introduction</w:t>
      </w:r>
    </w:p>
    <w:p w14:paraId="567FA786" w14:textId="09899D99" w:rsidR="00702CCF" w:rsidRDefault="00AE3C4E">
      <w:pPr>
        <w:pStyle w:val="FirstParagraph"/>
        <w:rPr>
          <w:ins w:id="91" w:author="hgoerlitz" w:date="2021-08-11T15:30:00Z"/>
        </w:rPr>
      </w:pPr>
      <w:r>
        <w:t>Living in groups provides both costs and benefits to the group members</w:t>
      </w:r>
      <w:del w:id="92" w:author="hgoerlitz" w:date="2021-08-11T15:21:00Z">
        <w:r w:rsidDel="000E0B16">
          <w:delText>, which individuals have to balance. Advantages of being in a group might be increased foraging success, offspring survival, or thermoregulation, while challenges might include increased parasitism, and competition</w:delText>
        </w:r>
      </w:del>
      <w:r>
        <w:t xml:space="preserve"> </w:t>
      </w:r>
      <w:commentRangeStart w:id="93"/>
      <w:r>
        <w:t xml:space="preserve">(1). </w:t>
      </w:r>
      <w:commentRangeEnd w:id="93"/>
      <w:r w:rsidR="000E0B16">
        <w:rPr>
          <w:rStyle w:val="CommentReference"/>
        </w:rPr>
        <w:commentReference w:id="93"/>
      </w:r>
      <w:ins w:id="94" w:author="hgoerlitz" w:date="2021-08-11T15:22:00Z">
        <w:r w:rsidR="000E0B16">
          <w:t xml:space="preserve">From a sensory perspective, group living can </w:t>
        </w:r>
      </w:ins>
      <w:ins w:id="95" w:author="hgoerlitz" w:date="2021-08-11T15:23:00Z">
        <w:r w:rsidR="000E0B16">
          <w:t xml:space="preserve">be </w:t>
        </w:r>
      </w:ins>
      <w:ins w:id="96" w:author="hgoerlitz" w:date="2021-08-11T15:22:00Z">
        <w:r w:rsidR="000E0B16">
          <w:t>challeng</w:t>
        </w:r>
      </w:ins>
      <w:ins w:id="97" w:author="hgoerlitz" w:date="2021-08-11T15:23:00Z">
        <w:r w:rsidR="000E0B16">
          <w:t xml:space="preserve">ing </w:t>
        </w:r>
      </w:ins>
      <w:del w:id="98" w:author="hgoerlitz" w:date="2021-08-11T15:22:00Z">
        <w:r w:rsidDel="000E0B16">
          <w:delText>A</w:delText>
        </w:r>
      </w:del>
      <w:del w:id="99" w:author="hgoerlitz" w:date="2021-08-11T15:23:00Z">
        <w:r w:rsidDel="000E0B16">
          <w:delText xml:space="preserve">n individual’s </w:delText>
        </w:r>
      </w:del>
      <w:del w:id="100" w:author="hgoerlitz" w:date="2021-08-11T15:22:00Z">
        <w:r w:rsidDel="000E0B16">
          <w:delText xml:space="preserve">sensory </w:delText>
        </w:r>
      </w:del>
      <w:del w:id="101" w:author="hgoerlitz" w:date="2021-08-11T15:23:00Z">
        <w:r w:rsidDel="000E0B16">
          <w:delText xml:space="preserve">perception </w:delText>
        </w:r>
      </w:del>
      <w:del w:id="102" w:author="hgoerlitz" w:date="2021-08-11T15:22:00Z">
        <w:r w:rsidDel="000E0B16">
          <w:delText xml:space="preserve">is also challenged in groups, </w:delText>
        </w:r>
      </w:del>
      <w:r>
        <w:t xml:space="preserve">due to the multitude of dynamic sensory information </w:t>
      </w:r>
      <w:del w:id="103" w:author="hgoerlitz" w:date="2021-08-11T15:24:00Z">
        <w:r w:rsidDel="000E0B16">
          <w:delText xml:space="preserve">from </w:delText>
        </w:r>
      </w:del>
      <w:ins w:id="104" w:author="hgoerlitz" w:date="2021-08-11T15:24:00Z">
        <w:r w:rsidR="000E0B16">
          <w:t xml:space="preserve">provided by </w:t>
        </w:r>
      </w:ins>
      <w:r>
        <w:t xml:space="preserve">group members, for example in </w:t>
      </w:r>
      <w:proofErr w:type="spellStart"/>
      <w:r>
        <w:t>leks</w:t>
      </w:r>
      <w:proofErr w:type="spellEnd"/>
      <w:r>
        <w:t xml:space="preserve">, </w:t>
      </w:r>
      <w:ins w:id="105" w:author="hgoerlitz" w:date="2021-08-11T15:24:00Z">
        <w:r w:rsidR="000E0B16">
          <w:t xml:space="preserve">at </w:t>
        </w:r>
      </w:ins>
      <w:r>
        <w:t xml:space="preserve">roosting sites, or </w:t>
      </w:r>
      <w:del w:id="106" w:author="hgoerlitz" w:date="2021-08-11T15:24:00Z">
        <w:r w:rsidDel="000E0B16">
          <w:delText xml:space="preserve">even </w:delText>
        </w:r>
      </w:del>
      <w:r>
        <w:t xml:space="preserve">at </w:t>
      </w:r>
      <w:del w:id="107" w:author="hgoerlitz" w:date="2021-08-11T15:25:00Z">
        <w:r w:rsidDel="000E0B16">
          <w:delText xml:space="preserve">human gatherings </w:delText>
        </w:r>
      </w:del>
      <w:ins w:id="108" w:author="hgoerlitz" w:date="2021-08-11T15:25:00Z">
        <w:r w:rsidR="000E0B16">
          <w:t xml:space="preserve">cocktail parties </w:t>
        </w:r>
      </w:ins>
      <w:r>
        <w:t xml:space="preserve">(2,3). </w:t>
      </w:r>
      <w:ins w:id="109" w:author="hgoerlitz" w:date="2021-08-11T15:25:00Z">
        <w:r w:rsidR="000E0B16">
          <w:t xml:space="preserve">Since </w:t>
        </w:r>
      </w:ins>
      <w:del w:id="110" w:author="hgoerlitz" w:date="2021-08-11T15:25:00Z">
        <w:r w:rsidDel="000E0B16">
          <w:delText>O</w:delText>
        </w:r>
      </w:del>
      <w:ins w:id="111" w:author="hgoerlitz" w:date="2021-08-11T15:25:00Z">
        <w:r w:rsidR="000E0B16">
          <w:t>o</w:t>
        </w:r>
      </w:ins>
      <w:r>
        <w:t>nly a small fraction of this information is relevant</w:t>
      </w:r>
      <w:ins w:id="112" w:author="hgoerlitz" w:date="2021-08-11T15:26:00Z">
        <w:r w:rsidR="000E0B16">
          <w:t xml:space="preserve">, </w:t>
        </w:r>
        <w:r w:rsidR="00702CCF">
          <w:t xml:space="preserve">it </w:t>
        </w:r>
      </w:ins>
      <w:ins w:id="113" w:author="hgoerlitz" w:date="2021-08-11T15:27:00Z">
        <w:r w:rsidR="00702CCF">
          <w:t xml:space="preserve">receiver apply </w:t>
        </w:r>
      </w:ins>
      <w:ins w:id="114" w:author="hgoerlitz" w:date="2021-08-11T15:26:00Z">
        <w:r w:rsidR="00702CCF">
          <w:t>massive</w:t>
        </w:r>
      </w:ins>
      <w:ins w:id="115" w:author="hgoerlitz" w:date="2021-08-11T15:27:00Z">
        <w:r w:rsidR="00702CCF">
          <w:t xml:space="preserve"> filtering and selection during sensory processing and perception to </w:t>
        </w:r>
        <w:commentRangeStart w:id="116"/>
        <w:r w:rsidR="00702CCF">
          <w:t xml:space="preserve">extract </w:t>
        </w:r>
      </w:ins>
      <w:commentRangeEnd w:id="116"/>
      <w:ins w:id="117" w:author="hgoerlitz" w:date="2021-08-11T15:28:00Z">
        <w:r w:rsidR="00702CCF">
          <w:rPr>
            <w:rStyle w:val="CommentReference"/>
          </w:rPr>
          <w:commentReference w:id="116"/>
        </w:r>
      </w:ins>
      <w:ins w:id="118" w:author="hgoerlitz" w:date="2021-08-11T15:27:00Z">
        <w:r w:rsidR="00702CCF">
          <w:t xml:space="preserve">relevant information </w:t>
        </w:r>
      </w:ins>
      <w:del w:id="119" w:author="hgoerlitz" w:date="2021-08-11T15:27:00Z">
        <w:r w:rsidDel="00702CCF">
          <w:delText xml:space="preserve"> </w:delText>
        </w:r>
      </w:del>
      <w:del w:id="120" w:author="hgoerlitz" w:date="2021-08-11T15:25:00Z">
        <w:r w:rsidDel="000E0B16">
          <w:delText xml:space="preserve">to a receiver </w:delText>
        </w:r>
      </w:del>
      <w:r>
        <w:t>(4,5)</w:t>
      </w:r>
      <w:ins w:id="121" w:author="hgoerlitz" w:date="2021-08-11T15:27:00Z">
        <w:r w:rsidR="00702CCF">
          <w:t>.</w:t>
        </w:r>
      </w:ins>
      <w:del w:id="122" w:author="hgoerlitz" w:date="2021-08-11T15:27:00Z">
        <w:r w:rsidDel="00702CCF">
          <w:delText xml:space="preserve">, </w:delText>
        </w:r>
      </w:del>
      <w:del w:id="123" w:author="hgoerlitz" w:date="2021-08-11T15:25:00Z">
        <w:r w:rsidDel="000E0B16">
          <w:delText xml:space="preserve">which necessitates </w:delText>
        </w:r>
      </w:del>
      <w:del w:id="124" w:author="hgoerlitz" w:date="2021-08-11T15:27:00Z">
        <w:r w:rsidDel="00702CCF">
          <w:delText>various adaptations to filter out irrelevant information,</w:delText>
        </w:r>
      </w:del>
      <w:r>
        <w:t xml:space="preserve"> </w:t>
      </w:r>
      <w:ins w:id="125" w:author="hgoerlitz" w:date="2021-08-11T15:31:00Z">
        <w:r w:rsidR="00702CCF">
          <w:t>This sensory challenge in groups is becoming worse for animals</w:t>
        </w:r>
      </w:ins>
      <w:ins w:id="126" w:author="hgoerlitz" w:date="2021-08-11T15:32:00Z">
        <w:r w:rsidR="00702CCF">
          <w:t xml:space="preserve"> that perceive their environment by actively radiating energy </w:t>
        </w:r>
      </w:ins>
      <w:ins w:id="127" w:author="hgoerlitz" w:date="2021-08-11T15:33:00Z">
        <w:r w:rsidR="00702CCF">
          <w:t>(</w:t>
        </w:r>
      </w:ins>
      <w:ins w:id="128" w:author="hgoerlitz" w:date="2021-08-11T15:34:00Z">
        <w:r w:rsidR="00702CCF">
          <w:t>9-11</w:t>
        </w:r>
      </w:ins>
      <w:ins w:id="129" w:author="hgoerlitz" w:date="2021-08-11T15:33:00Z">
        <w:r w:rsidR="00702CCF">
          <w:t xml:space="preserve">), i.e., active sensing animals in the strict sense (7, 8) such as </w:t>
        </w:r>
        <w:proofErr w:type="spellStart"/>
        <w:r w:rsidR="00702CCF">
          <w:t>electrolocating</w:t>
        </w:r>
        <w:proofErr w:type="spellEnd"/>
        <w:r w:rsidR="00702CCF">
          <w:t xml:space="preserve"> fish and echolocating bats. </w:t>
        </w:r>
      </w:ins>
    </w:p>
    <w:p w14:paraId="71DB9608" w14:textId="7A4AA0A2" w:rsidR="00C40095" w:rsidRPr="00702CCF" w:rsidRDefault="00AE3C4E">
      <w:pPr>
        <w:pStyle w:val="FirstParagraph"/>
        <w:rPr>
          <w:strike/>
          <w:rPrChange w:id="130" w:author="hgoerlitz" w:date="2021-08-11T15:35:00Z">
            <w:rPr/>
          </w:rPrChange>
        </w:rPr>
      </w:pPr>
      <w:r w:rsidRPr="00702CCF">
        <w:rPr>
          <w:strike/>
          <w:rPrChange w:id="131" w:author="hgoerlitz" w:date="2021-08-11T15:35:00Z">
            <w:rPr/>
          </w:rPrChange>
        </w:rPr>
        <w:t>including unique calls or avoiding signal overlap with neighbours (6).</w:t>
      </w:r>
    </w:p>
    <w:p w14:paraId="7A5D2D4C" w14:textId="77777777" w:rsidR="00702CCF" w:rsidRPr="00702CCF" w:rsidRDefault="00AE3C4E">
      <w:pPr>
        <w:pStyle w:val="BodyText"/>
        <w:rPr>
          <w:ins w:id="132" w:author="hgoerlitz" w:date="2021-08-11T15:34:00Z"/>
          <w:strike/>
          <w:rPrChange w:id="133" w:author="hgoerlitz" w:date="2021-08-11T15:35:00Z">
            <w:rPr>
              <w:ins w:id="134" w:author="hgoerlitz" w:date="2021-08-11T15:34:00Z"/>
            </w:rPr>
          </w:rPrChange>
        </w:rPr>
      </w:pPr>
      <w:r w:rsidRPr="00702CCF">
        <w:rPr>
          <w:strike/>
          <w:rPrChange w:id="135" w:author="hgoerlitz" w:date="2021-08-11T15:35:00Z">
            <w:rPr/>
          </w:rPrChange>
        </w:rPr>
        <w:t xml:space="preserve">Many studies </w:t>
      </w:r>
      <w:del w:id="136" w:author="hgoerlitz" w:date="2021-08-11T15:18:00Z">
        <w:r w:rsidRPr="00702CCF" w:rsidDel="000E0B16">
          <w:rPr>
            <w:strike/>
            <w:rPrChange w:id="137" w:author="hgoerlitz" w:date="2021-08-11T15:35:00Z">
              <w:rPr/>
            </w:rPrChange>
          </w:rPr>
          <w:delText xml:space="preserve">to date have focused on </w:delText>
        </w:r>
      </w:del>
      <w:ins w:id="138" w:author="hgoerlitz" w:date="2021-08-11T15:18:00Z">
        <w:r w:rsidR="000E0B16" w:rsidRPr="00702CCF">
          <w:rPr>
            <w:strike/>
            <w:rPrChange w:id="139" w:author="hgoerlitz" w:date="2021-08-11T15:35:00Z">
              <w:rPr/>
            </w:rPrChange>
          </w:rPr>
          <w:t xml:space="preserve">investigated </w:t>
        </w:r>
      </w:ins>
      <w:r w:rsidRPr="00702CCF">
        <w:rPr>
          <w:strike/>
          <w:rPrChange w:id="140" w:author="hgoerlitz" w:date="2021-08-11T15:35:00Z">
            <w:rPr/>
          </w:rPrChange>
        </w:rPr>
        <w:t xml:space="preserve">sensory filtering in passive sensing animals, i.e., animals that sense their surroundings by receiving external energy </w:t>
      </w:r>
      <w:del w:id="141" w:author="hgoerlitz" w:date="2021-08-11T15:17:00Z">
        <w:r w:rsidRPr="00702CCF" w:rsidDel="000E0B16">
          <w:rPr>
            <w:strike/>
            <w:rPrChange w:id="142" w:author="hgoerlitz" w:date="2021-08-11T15:35:00Z">
              <w:rPr/>
            </w:rPrChange>
          </w:rPr>
          <w:delText>(e.g., penguins, frogs, humans)</w:delText>
        </w:r>
      </w:del>
      <w:r w:rsidRPr="00702CCF">
        <w:rPr>
          <w:strike/>
          <w:rPrChange w:id="143" w:author="hgoerlitz" w:date="2021-08-11T15:35:00Z">
            <w:rPr/>
          </w:rPrChange>
        </w:rPr>
        <w:t xml:space="preserve">(7,8). As each passively-sensing group member receives external information independently, their sensory processes do not affect </w:t>
      </w:r>
      <w:del w:id="144" w:author="hgoerlitz" w:date="2021-08-11T15:19:00Z">
        <w:r w:rsidRPr="00702CCF" w:rsidDel="000E0B16">
          <w:rPr>
            <w:strike/>
            <w:rPrChange w:id="145" w:author="hgoerlitz" w:date="2021-08-11T15:35:00Z">
              <w:rPr/>
            </w:rPrChange>
          </w:rPr>
          <w:delText>other individuals around them</w:delText>
        </w:r>
      </w:del>
      <w:ins w:id="146" w:author="hgoerlitz" w:date="2021-08-11T15:19:00Z">
        <w:r w:rsidR="000E0B16" w:rsidRPr="00702CCF">
          <w:rPr>
            <w:strike/>
            <w:rPrChange w:id="147" w:author="hgoerlitz" w:date="2021-08-11T15:35:00Z">
              <w:rPr/>
            </w:rPrChange>
          </w:rPr>
          <w:t>each other</w:t>
        </w:r>
      </w:ins>
      <w:r w:rsidRPr="00702CCF">
        <w:rPr>
          <w:strike/>
          <w:rPrChange w:id="148" w:author="hgoerlitz" w:date="2021-08-11T15:35:00Z">
            <w:rPr/>
          </w:rPrChange>
        </w:rPr>
        <w:t xml:space="preserve">. In contrast, active sensing animals like electrolocating fish or echolocating bats face a unique sensory challenge when actively sensing in social groups (9–11). </w:t>
      </w:r>
    </w:p>
    <w:p w14:paraId="1017A56C" w14:textId="7D066C4D" w:rsidR="00C40095" w:rsidDel="00DC2EA4" w:rsidRDefault="00AE3C4E">
      <w:pPr>
        <w:pStyle w:val="BodyText"/>
        <w:rPr>
          <w:del w:id="149" w:author="hgoerlitz" w:date="2021-08-11T15:40:00Z"/>
        </w:rPr>
      </w:pPr>
      <w:r>
        <w:t xml:space="preserve">Echolocating bats emit intense ultrasonic calls and </w:t>
      </w:r>
      <w:del w:id="150" w:author="hgoerlitz" w:date="2021-08-11T15:35:00Z">
        <w:r w:rsidDel="00702CCF">
          <w:delText xml:space="preserve">detect </w:delText>
        </w:r>
      </w:del>
      <w:ins w:id="151" w:author="hgoerlitz" w:date="2021-08-11T15:35:00Z">
        <w:r w:rsidR="00702CCF">
          <w:t xml:space="preserve">perceive </w:t>
        </w:r>
      </w:ins>
      <w:r>
        <w:t xml:space="preserve">their surroundings by listening for the </w:t>
      </w:r>
      <w:ins w:id="152" w:author="hgoerlitz" w:date="2021-08-11T15:35:00Z">
        <w:r w:rsidR="00702CCF">
          <w:t xml:space="preserve">reflected </w:t>
        </w:r>
      </w:ins>
      <w:r>
        <w:t xml:space="preserve">echoes </w:t>
      </w:r>
      <w:del w:id="153" w:author="hgoerlitz" w:date="2021-08-11T15:35:00Z">
        <w:r w:rsidDel="00702CCF">
          <w:delText xml:space="preserve">reflecting off objects around them </w:delText>
        </w:r>
      </w:del>
      <w:r>
        <w:t>(12). In groups</w:t>
      </w:r>
      <w:ins w:id="154" w:author="hgoerlitz" w:date="2021-08-11T15:35:00Z">
        <w:r w:rsidR="00702CCF">
          <w:t>,</w:t>
        </w:r>
      </w:ins>
      <w:r>
        <w:t xml:space="preserve"> however, </w:t>
      </w:r>
      <w:ins w:id="155" w:author="hgoerlitz" w:date="2021-08-11T15:35:00Z">
        <w:r w:rsidR="00702CCF">
          <w:t xml:space="preserve">the </w:t>
        </w:r>
      </w:ins>
      <w:del w:id="156" w:author="hgoerlitz" w:date="2021-08-11T15:35:00Z">
        <w:r w:rsidDel="00702CCF">
          <w:delText xml:space="preserve">a bat’s returning </w:delText>
        </w:r>
      </w:del>
      <w:ins w:id="157" w:author="hgoerlitz" w:date="2021-08-11T15:35:00Z">
        <w:r w:rsidR="00702CCF">
          <w:t xml:space="preserve">faint </w:t>
        </w:r>
      </w:ins>
      <w:r>
        <w:t>echoes</w:t>
      </w:r>
      <w:ins w:id="158" w:author="hgoerlitz" w:date="2021-08-11T15:35:00Z">
        <w:r w:rsidR="00702CCF">
          <w:t>-of-interest</w:t>
        </w:r>
      </w:ins>
      <w:r>
        <w:t xml:space="preserve"> can be </w:t>
      </w:r>
      <w:ins w:id="159" w:author="hgoerlitz" w:date="2021-08-11T15:36:00Z">
        <w:r w:rsidR="00DC2EA4">
          <w:t xml:space="preserve">buried within the many </w:t>
        </w:r>
      </w:ins>
      <w:del w:id="160" w:author="hgoerlitz" w:date="2021-08-11T15:36:00Z">
        <w:r w:rsidDel="00DC2EA4">
          <w:delText xml:space="preserve">overlapped by the </w:delText>
        </w:r>
      </w:del>
      <w:r>
        <w:t xml:space="preserve">calls and echoes from </w:t>
      </w:r>
      <w:del w:id="161" w:author="hgoerlitz" w:date="2021-08-11T15:36:00Z">
        <w:r w:rsidDel="00702CCF">
          <w:delText xml:space="preserve">its </w:delText>
        </w:r>
      </w:del>
      <w:proofErr w:type="spellStart"/>
      <w:r>
        <w:t>neighbour</w:t>
      </w:r>
      <w:del w:id="162" w:author="hgoerlitz" w:date="2021-08-11T15:36:00Z">
        <w:r w:rsidDel="00702CCF">
          <w:delText>s</w:delText>
        </w:r>
      </w:del>
      <w:ins w:id="163" w:author="hgoerlitz" w:date="2021-08-11T15:36:00Z">
        <w:r w:rsidR="00702CCF">
          <w:t>ing</w:t>
        </w:r>
        <w:proofErr w:type="spellEnd"/>
        <w:r w:rsidR="00702CCF">
          <w:t xml:space="preserve"> bats</w:t>
        </w:r>
      </w:ins>
      <w:del w:id="164" w:author="hgoerlitz" w:date="2021-08-11T15:37:00Z">
        <w:r w:rsidDel="00DC2EA4">
          <w:delText>, preventing detection of its surroundings</w:delText>
        </w:r>
      </w:del>
      <w:ins w:id="165" w:author="hgoerlitz" w:date="2021-08-11T15:36:00Z">
        <w:r w:rsidR="00702CCF">
          <w:t xml:space="preserve"> </w:t>
        </w:r>
      </w:ins>
      <w:r>
        <w:t>(9)</w:t>
      </w:r>
      <w:ins w:id="166" w:author="hgoerlitz" w:date="2021-08-11T15:37:00Z">
        <w:r w:rsidR="00DC2EA4">
          <w:t xml:space="preserve">, causing </w:t>
        </w:r>
      </w:ins>
      <w:ins w:id="167" w:author="hgoerlitz" w:date="2021-08-11T15:38:00Z">
        <w:r w:rsidR="00DC2EA4">
          <w:t>interference and masking</w:t>
        </w:r>
      </w:ins>
      <w:ins w:id="168" w:author="hgoerlitz" w:date="2021-08-11T15:39:00Z">
        <w:r w:rsidR="00DC2EA4">
          <w:t xml:space="preserve"> of echoes</w:t>
        </w:r>
      </w:ins>
      <w:ins w:id="169" w:author="hgoerlitz" w:date="2021-08-11T15:38:00Z">
        <w:r w:rsidR="00DC2EA4">
          <w:t xml:space="preserve"> during </w:t>
        </w:r>
      </w:ins>
      <w:ins w:id="170" w:author="hgoerlitz" w:date="2021-08-11T15:39:00Z">
        <w:r w:rsidR="00DC2EA4">
          <w:t xml:space="preserve">auditory </w:t>
        </w:r>
      </w:ins>
      <w:ins w:id="171" w:author="hgoerlitz" w:date="2021-08-11T15:38:00Z">
        <w:r w:rsidR="00DC2EA4">
          <w:t>processing</w:t>
        </w:r>
      </w:ins>
      <w:r>
        <w:t>.</w:t>
      </w:r>
      <w:del w:id="172" w:author="hgoerlitz" w:date="2021-08-11T15:38:00Z">
        <w:r w:rsidDel="00DC2EA4">
          <w:delText xml:space="preserve"> Active sensing animals thus face the issue that their information of interest is potentially masked by the multitude of surrounding signals in a group.</w:delText>
        </w:r>
      </w:del>
      <w:r>
        <w:t xml:space="preserve"> </w:t>
      </w:r>
      <w:commentRangeStart w:id="173"/>
      <w:r>
        <w:t>An echolocating bat in a group may thus end up metaphorically flying ‘blind’, as without detecting its own echoes the bat cannot sense the environment.</w:t>
      </w:r>
      <w:commentRangeEnd w:id="173"/>
      <w:r w:rsidR="00DC2EA4">
        <w:rPr>
          <w:rStyle w:val="CommentReference"/>
        </w:rPr>
        <w:commentReference w:id="173"/>
      </w:r>
    </w:p>
    <w:p w14:paraId="7631E517" w14:textId="6438D4BE" w:rsidR="00C40095" w:rsidDel="00C14DAB" w:rsidRDefault="00DC2EA4">
      <w:pPr>
        <w:pStyle w:val="BodyText"/>
        <w:rPr>
          <w:del w:id="174" w:author="hgoerlitz" w:date="2021-08-11T15:48:00Z"/>
        </w:rPr>
      </w:pPr>
      <w:ins w:id="175" w:author="hgoerlitz" w:date="2021-08-11T15:40:00Z">
        <w:r>
          <w:t xml:space="preserve"> To deal with these sensory challenges, </w:t>
        </w:r>
      </w:ins>
      <w:del w:id="176" w:author="hgoerlitz" w:date="2021-08-11T15:40:00Z">
        <w:r w:rsidR="00AE3C4E" w:rsidDel="00DC2EA4">
          <w:delText>A combination of laboratory and field studies have shown the diverse behavioural responses of bats in response to sensory challenge from groups and experimental playbacks. B</w:delText>
        </w:r>
      </w:del>
      <w:ins w:id="177" w:author="hgoerlitz" w:date="2021-08-11T15:40:00Z">
        <w:r>
          <w:t>b</w:t>
        </w:r>
      </w:ins>
      <w:r w:rsidR="00AE3C4E">
        <w:t xml:space="preserve">ats </w:t>
      </w:r>
      <w:ins w:id="178" w:author="hgoerlitz" w:date="2021-08-11T15:40:00Z">
        <w:r>
          <w:t xml:space="preserve">may </w:t>
        </w:r>
      </w:ins>
      <w:r w:rsidR="00AE3C4E">
        <w:t xml:space="preserve">increase call levels, alter temporal features such as call rate, duration and duty cycle (13–19), and spectral </w:t>
      </w:r>
      <w:del w:id="179" w:author="hgoerlitz" w:date="2021-08-11T15:40:00Z">
        <w:r w:rsidR="00AE3C4E" w:rsidDel="00DC2EA4">
          <w:delText xml:space="preserve">properties </w:delText>
        </w:r>
      </w:del>
      <w:ins w:id="180" w:author="hgoerlitz" w:date="2021-08-11T16:18:00Z">
        <w:r w:rsidR="00DF03F3">
          <w:t>features</w:t>
        </w:r>
      </w:ins>
      <w:ins w:id="181" w:author="hgoerlitz" w:date="2021-08-11T15:41:00Z">
        <w:r>
          <w:t xml:space="preserve"> </w:t>
        </w:r>
      </w:ins>
      <w:r w:rsidR="00AE3C4E">
        <w:t>such as bandwidth and terminal frequency (20–24)</w:t>
      </w:r>
      <w:ins w:id="182" w:author="hgoerlitz" w:date="2021-08-11T15:41:00Z">
        <w:r>
          <w:t>, yet with species-specific and situation-dependent differences</w:t>
        </w:r>
      </w:ins>
      <w:del w:id="183" w:author="hgoerlitz" w:date="2021-08-11T15:41:00Z">
        <w:r w:rsidR="00AE3C4E" w:rsidDel="00DC2EA4">
          <w:delText>. These responses however are not uniform across species, with different species showing seemingly opposite responses to similar situations</w:delText>
        </w:r>
      </w:del>
      <w:r w:rsidR="00AE3C4E">
        <w:t xml:space="preserve"> (14,15,25,26)</w:t>
      </w:r>
      <w:ins w:id="184" w:author="hgoerlitz" w:date="2021-08-11T16:18:00Z">
        <w:r w:rsidR="00DF03F3">
          <w:t xml:space="preserve">, and increasing evidence challenging the </w:t>
        </w:r>
      </w:ins>
      <w:ins w:id="185" w:author="hgoerlitz" w:date="2021-08-11T16:19:00Z">
        <w:r w:rsidR="00DF03F3">
          <w:t>severity of potential jamming (AMICHAI ET AL 2015, CVIKEL ET AL 2015, GÖTZE ET AL 2016, MAZAR &amp; YOVEL 2020, BELEYUR &amp; GOERLITZ 2019)</w:t>
        </w:r>
      </w:ins>
      <w:r w:rsidR="00AE3C4E">
        <w:t>.</w:t>
      </w:r>
      <w:ins w:id="186" w:author="hgoerlitz" w:date="2021-08-11T15:42:00Z">
        <w:r>
          <w:t xml:space="preserve"> Most of these studies </w:t>
        </w:r>
      </w:ins>
      <w:ins w:id="187" w:author="hgoerlitz" w:date="2021-08-11T15:52:00Z">
        <w:r w:rsidR="00C14DAB">
          <w:t xml:space="preserve">(18,22,29) </w:t>
        </w:r>
      </w:ins>
      <w:ins w:id="188" w:author="hgoerlitz" w:date="2021-08-11T15:42:00Z">
        <w:r>
          <w:t xml:space="preserve">had been performed in so-called FM-bats, </w:t>
        </w:r>
      </w:ins>
      <w:ins w:id="189" w:author="hgoerlitz" w:date="2021-08-11T15:47:00Z">
        <w:r w:rsidR="00C14DAB">
          <w:t xml:space="preserve">or low duty-cycle bats, </w:t>
        </w:r>
      </w:ins>
      <w:ins w:id="190" w:author="hgoerlitz" w:date="2021-08-11T15:43:00Z">
        <w:r>
          <w:t xml:space="preserve">which form the majority of all bats </w:t>
        </w:r>
      </w:ins>
      <w:ins w:id="191" w:author="hgoerlitz" w:date="2021-08-11T15:52:00Z">
        <w:r w:rsidR="00C14DAB">
          <w:lastRenderedPageBreak/>
          <w:t xml:space="preserve">(27,30) </w:t>
        </w:r>
      </w:ins>
      <w:ins w:id="192" w:author="hgoerlitz" w:date="2021-08-11T15:44:00Z">
        <w:r>
          <w:t xml:space="preserve">and </w:t>
        </w:r>
      </w:ins>
      <w:ins w:id="193" w:author="hgoerlitz" w:date="2021-08-11T15:42:00Z">
        <w:r>
          <w:t>emit short and frequency-modulated</w:t>
        </w:r>
      </w:ins>
      <w:ins w:id="194" w:author="hgoerlitz" w:date="2021-08-11T15:47:00Z">
        <w:r w:rsidR="00C14DAB">
          <w:t xml:space="preserve"> (FM)</w:t>
        </w:r>
      </w:ins>
      <w:ins w:id="195" w:author="hgoerlitz" w:date="2021-08-11T15:42:00Z">
        <w:r>
          <w:t xml:space="preserve"> calls</w:t>
        </w:r>
      </w:ins>
      <w:ins w:id="196" w:author="hgoerlitz" w:date="2021-08-11T15:43:00Z">
        <w:r>
          <w:t xml:space="preserve"> with long pauses between calls. </w:t>
        </w:r>
      </w:ins>
      <w:ins w:id="197" w:author="hgoerlitz" w:date="2021-08-11T15:46:00Z">
        <w:r w:rsidR="00C14DAB">
          <w:t>A second</w:t>
        </w:r>
      </w:ins>
      <w:ins w:id="198" w:author="hgoerlitz" w:date="2021-08-11T15:47:00Z">
        <w:r w:rsidR="00C14DAB">
          <w:t xml:space="preserve">, less speciose </w:t>
        </w:r>
      </w:ins>
      <w:ins w:id="199" w:author="hgoerlitz" w:date="2021-08-11T15:44:00Z">
        <w:r>
          <w:t xml:space="preserve">group </w:t>
        </w:r>
      </w:ins>
      <w:ins w:id="200" w:author="hgoerlitz" w:date="2021-08-11T15:47:00Z">
        <w:r w:rsidR="00C14DAB">
          <w:t>of bats are the CF- or high duty-cycl</w:t>
        </w:r>
      </w:ins>
      <w:ins w:id="201" w:author="hgoerlitz" w:date="2021-08-11T15:48:00Z">
        <w:r w:rsidR="00C14DAB">
          <w:t>e bats</w:t>
        </w:r>
      </w:ins>
      <w:ins w:id="202" w:author="hgoerlitz" w:date="2021-08-11T15:53:00Z">
        <w:r w:rsidR="00C14DAB">
          <w:t xml:space="preserve"> (mostly </w:t>
        </w:r>
        <w:proofErr w:type="spellStart"/>
        <w:r w:rsidR="00C14DAB">
          <w:t>Rhinolophidae</w:t>
        </w:r>
        <w:proofErr w:type="spellEnd"/>
        <w:r w:rsidR="00C14DAB">
          <w:t xml:space="preserve"> and </w:t>
        </w:r>
        <w:proofErr w:type="spellStart"/>
        <w:r w:rsidR="00C14DAB">
          <w:t>Hipposideridae</w:t>
        </w:r>
        <w:proofErr w:type="spellEnd"/>
        <w:r w:rsidR="00C14DAB">
          <w:t>)</w:t>
        </w:r>
      </w:ins>
      <w:ins w:id="203" w:author="hgoerlitz" w:date="2021-08-11T15:48:00Z">
        <w:r w:rsidR="00C14DAB">
          <w:t>, which emit long calls with short pauses</w:t>
        </w:r>
      </w:ins>
    </w:p>
    <w:p w14:paraId="17FED63E" w14:textId="77777777" w:rsidR="00053D3F" w:rsidRDefault="00AE3C4E" w:rsidP="00C14DAB">
      <w:pPr>
        <w:pStyle w:val="BodyText"/>
        <w:rPr>
          <w:ins w:id="204" w:author="hgoerlitz" w:date="2021-08-11T15:57:00Z"/>
        </w:rPr>
      </w:pPr>
      <w:del w:id="205" w:author="hgoerlitz" w:date="2021-08-11T15:48:00Z">
        <w:r w:rsidDel="00C14DAB">
          <w:delText>There are two broad groups of echolocating bats</w:delText>
        </w:r>
      </w:del>
      <w:ins w:id="206" w:author="hgoerlitz" w:date="2021-08-11T15:48:00Z">
        <w:r w:rsidR="00C14DAB">
          <w:t xml:space="preserve"> </w:t>
        </w:r>
      </w:ins>
      <w:del w:id="207" w:author="hgoerlitz" w:date="2021-08-11T15:48:00Z">
        <w:r w:rsidDel="00C14DAB">
          <w:delText xml:space="preserve"> </w:delText>
        </w:r>
      </w:del>
      <w:r>
        <w:t>(27)</w:t>
      </w:r>
      <w:ins w:id="208" w:author="hgoerlitz" w:date="2021-08-11T15:48:00Z">
        <w:r w:rsidR="00C14DAB">
          <w:t xml:space="preserve">. The calls consist of </w:t>
        </w:r>
      </w:ins>
      <w:del w:id="209" w:author="hgoerlitz" w:date="2021-08-11T15:48:00Z">
        <w:r w:rsidDel="00C14DAB">
          <w:delText xml:space="preserve"> characterised by their duty cycle, i.e., the fraction of time spent emitting calls. The first and major group of bats are the low-duty cycle bats. They typically emit frequency-modulated (FM) calls. The second group is the high-duty cycle bats which typically emit calls with </w:delText>
        </w:r>
      </w:del>
      <w:r>
        <w:t>a long constant-frequency (CF) component and one or two flanking short FM</w:t>
      </w:r>
      <w:ins w:id="210" w:author="hgoerlitz" w:date="2021-08-11T15:48:00Z">
        <w:r w:rsidR="00C14DAB">
          <w:t>-</w:t>
        </w:r>
      </w:ins>
      <w:del w:id="211" w:author="hgoerlitz" w:date="2021-08-11T15:48:00Z">
        <w:r w:rsidDel="00C14DAB">
          <w:delText xml:space="preserve"> </w:delText>
        </w:r>
      </w:del>
      <w:r>
        <w:t xml:space="preserve">components (CF-FM calls). </w:t>
      </w:r>
      <w:del w:id="212" w:author="hgoerlitz" w:date="2021-08-11T15:50:00Z">
        <w:r w:rsidDel="00C14DAB">
          <w:delText xml:space="preserve">In contrast to low-duty cycle bats, </w:delText>
        </w:r>
      </w:del>
      <w:ins w:id="213" w:author="hgoerlitz" w:date="2021-08-11T15:50:00Z">
        <w:r w:rsidR="00C14DAB">
          <w:t xml:space="preserve">Since </w:t>
        </w:r>
      </w:ins>
      <w:r>
        <w:t>the</w:t>
      </w:r>
      <w:ins w:id="214" w:author="hgoerlitz" w:date="2021-08-11T15:50:00Z">
        <w:r w:rsidR="00C14DAB">
          <w:t>se</w:t>
        </w:r>
      </w:ins>
      <w:r>
        <w:t xml:space="preserve"> calls </w:t>
      </w:r>
      <w:del w:id="215" w:author="hgoerlitz" w:date="2021-08-11T15:50:00Z">
        <w:r w:rsidDel="00C14DAB">
          <w:delText xml:space="preserve">of high-duty cycle bats </w:delText>
        </w:r>
      </w:del>
      <w:r>
        <w:t>are long</w:t>
      </w:r>
      <w:del w:id="216" w:author="hgoerlitz" w:date="2021-08-11T15:50:00Z">
        <w:r w:rsidDel="00C14DAB">
          <w:delText>er</w:delText>
        </w:r>
      </w:del>
      <w:r>
        <w:t xml:space="preserve"> (10 to </w:t>
      </w:r>
      <m:oMath>
        <m:r>
          <m:rPr>
            <m:sty m:val="p"/>
          </m:rPr>
          <w:rPr>
            <w:rFonts w:ascii="Cambria Math" w:hAnsi="Cambria Math"/>
          </w:rPr>
          <m:t>≥</m:t>
        </m:r>
      </m:oMath>
      <w:r>
        <w:t xml:space="preserve"> 50ms)</w:t>
      </w:r>
      <w:del w:id="217" w:author="hgoerlitz" w:date="2021-08-11T15:50:00Z">
        <w:r w:rsidDel="00C14DAB">
          <w:delText xml:space="preserve"> and </w:delText>
        </w:r>
      </w:del>
      <w:ins w:id="218" w:author="hgoerlitz" w:date="2021-08-11T15:50:00Z">
        <w:r w:rsidR="00C14DAB">
          <w:t xml:space="preserve"> with </w:t>
        </w:r>
      </w:ins>
      <w:del w:id="219" w:author="hgoerlitz" w:date="2021-08-11T15:50:00Z">
        <w:r w:rsidDel="00C14DAB">
          <w:delText xml:space="preserve">thus have higher </w:delText>
        </w:r>
      </w:del>
      <w:ins w:id="220" w:author="hgoerlitz" w:date="2021-08-11T15:50:00Z">
        <w:r w:rsidR="00C14DAB">
          <w:t xml:space="preserve">high </w:t>
        </w:r>
      </w:ins>
      <w:r>
        <w:t xml:space="preserve">duty cycles </w:t>
      </w:r>
      <w:del w:id="221" w:author="hgoerlitz" w:date="2021-08-11T15:50:00Z">
        <w:r w:rsidDel="00C14DAB">
          <w:delText xml:space="preserve">of </w:delText>
        </w:r>
      </w:del>
      <w:ins w:id="222" w:author="hgoerlitz" w:date="2021-08-11T15:50:00Z">
        <w:r w:rsidR="00C14DAB">
          <w:t>(</w:t>
        </w:r>
      </w:ins>
      <w:r>
        <w:t>~30-60</w:t>
      </w:r>
      <m:oMath>
        <m:r>
          <m:rPr>
            <m:sty m:val="p"/>
          </m:rPr>
          <w:rPr>
            <w:rFonts w:ascii="Cambria Math" w:hAnsi="Cambria Math"/>
          </w:rPr>
          <m:t>%</m:t>
        </m:r>
        <m:r>
          <w:ins w:id="223" w:author="hgoerlitz" w:date="2021-08-11T15:50:00Z">
            <m:rPr>
              <m:sty m:val="p"/>
            </m:rPr>
            <w:rPr>
              <w:rFonts w:ascii="Cambria Math" w:hAnsi="Cambria Math"/>
            </w:rPr>
            <m:t>)</m:t>
          </w:ins>
        </m:r>
      </m:oMath>
      <w:r>
        <w:t xml:space="preserve"> </w:t>
      </w:r>
      <w:ins w:id="224" w:author="hgoerlitz" w:date="2021-08-11T15:50:00Z">
        <w:r w:rsidR="00C14DAB">
          <w:t xml:space="preserve">and constant frequency </w:t>
        </w:r>
      </w:ins>
      <w:r>
        <w:t>(27)</w:t>
      </w:r>
      <w:ins w:id="225" w:author="hgoerlitz" w:date="2021-08-11T15:51:00Z">
        <w:r w:rsidR="00C14DAB">
          <w:t xml:space="preserve">, they have a high </w:t>
        </w:r>
      </w:ins>
      <w:del w:id="226" w:author="hgoerlitz" w:date="2021-08-11T15:51:00Z">
        <w:r w:rsidDel="00C14DAB">
          <w:delText xml:space="preserve">. Higher duty cycle directly increases the </w:delText>
        </w:r>
      </w:del>
      <w:r>
        <w:t xml:space="preserve">probability of </w:t>
      </w:r>
      <w:ins w:id="227" w:author="hgoerlitz" w:date="2021-08-11T15:51:00Z">
        <w:r w:rsidR="00C14DAB">
          <w:t>spectro-</w:t>
        </w:r>
      </w:ins>
      <w:r>
        <w:t xml:space="preserve">temporal overlap </w:t>
      </w:r>
      <w:del w:id="228" w:author="hgoerlitz" w:date="2021-08-11T15:51:00Z">
        <w:r w:rsidDel="00C14DAB">
          <w:delText xml:space="preserve">and thus masking </w:delText>
        </w:r>
      </w:del>
      <w:r>
        <w:t xml:space="preserve">of echoes </w:t>
      </w:r>
      <w:del w:id="229" w:author="hgoerlitz" w:date="2021-08-11T15:51:00Z">
        <w:r w:rsidDel="00C14DAB">
          <w:delText xml:space="preserve">by </w:delText>
        </w:r>
      </w:del>
      <w:ins w:id="230" w:author="hgoerlitz" w:date="2021-08-11T15:51:00Z">
        <w:r w:rsidR="00C14DAB">
          <w:t xml:space="preserve">and </w:t>
        </w:r>
      </w:ins>
      <w:r>
        <w:t xml:space="preserve">calls (28). </w:t>
      </w:r>
    </w:p>
    <w:p w14:paraId="5D2DC283" w14:textId="77777777" w:rsidR="00053D3F" w:rsidRDefault="00053D3F" w:rsidP="00C14DAB">
      <w:pPr>
        <w:pStyle w:val="BodyText"/>
        <w:rPr>
          <w:ins w:id="231" w:author="hgoerlitz" w:date="2021-08-11T15:57:00Z"/>
        </w:rPr>
      </w:pPr>
    </w:p>
    <w:p w14:paraId="470AEF7A" w14:textId="25DB28AA" w:rsidR="00C14DAB" w:rsidRPr="00317768" w:rsidRDefault="00C14DAB" w:rsidP="00C14DAB">
      <w:pPr>
        <w:pStyle w:val="BodyText"/>
        <w:rPr>
          <w:ins w:id="232" w:author="hgoerlitz" w:date="2021-08-11T15:53:00Z"/>
          <w:strike/>
          <w:rPrChange w:id="233" w:author="hgoerlitz" w:date="2021-08-11T16:13:00Z">
            <w:rPr>
              <w:ins w:id="234" w:author="hgoerlitz" w:date="2021-08-11T15:53:00Z"/>
            </w:rPr>
          </w:rPrChange>
        </w:rPr>
      </w:pPr>
      <w:ins w:id="235" w:author="hgoerlitz" w:date="2021-08-11T15:55:00Z">
        <w:r w:rsidRPr="00317768">
          <w:rPr>
            <w:strike/>
            <w:rPrChange w:id="236" w:author="hgoerlitz" w:date="2021-08-11T16:13:00Z">
              <w:rPr/>
            </w:rPrChange>
          </w:rPr>
          <w:t>Given t</w:t>
        </w:r>
      </w:ins>
      <w:ins w:id="237" w:author="hgoerlitz" w:date="2021-08-11T15:54:00Z">
        <w:r w:rsidRPr="00317768">
          <w:rPr>
            <w:strike/>
            <w:rPrChange w:id="238" w:author="hgoerlitz" w:date="2021-08-11T16:13:00Z">
              <w:rPr/>
            </w:rPrChange>
          </w:rPr>
          <w:t>he strong potential for masking</w:t>
        </w:r>
      </w:ins>
      <w:ins w:id="239" w:author="hgoerlitz" w:date="2021-08-11T15:55:00Z">
        <w:r w:rsidRPr="00317768">
          <w:rPr>
            <w:strike/>
            <w:rPrChange w:id="240" w:author="hgoerlitz" w:date="2021-08-11T16:13:00Z">
              <w:rPr/>
            </w:rPrChange>
          </w:rPr>
          <w:t xml:space="preserve">, which makes </w:t>
        </w:r>
      </w:ins>
      <w:ins w:id="241" w:author="hgoerlitz" w:date="2021-08-11T15:54:00Z">
        <w:r w:rsidRPr="00317768">
          <w:rPr>
            <w:strike/>
            <w:rPrChange w:id="242" w:author="hgoerlitz" w:date="2021-08-11T16:13:00Z">
              <w:rPr/>
            </w:rPrChange>
          </w:rPr>
          <w:t>high duty-cycle</w:t>
        </w:r>
      </w:ins>
      <w:ins w:id="243" w:author="hgoerlitz" w:date="2021-08-11T15:55:00Z">
        <w:r w:rsidRPr="00317768">
          <w:rPr>
            <w:strike/>
            <w:rPrChange w:id="244" w:author="hgoerlitz" w:date="2021-08-11T16:13:00Z">
              <w:rPr/>
            </w:rPrChange>
          </w:rPr>
          <w:t xml:space="preserve"> bats a unique system to study sensory strategies in challenging situations, and the simultaneous lack of studies</w:t>
        </w:r>
      </w:ins>
      <w:ins w:id="245" w:author="hgoerlitz" w:date="2021-08-11T15:56:00Z">
        <w:r w:rsidRPr="00317768">
          <w:rPr>
            <w:strike/>
            <w:rPrChange w:id="246" w:author="hgoerlitz" w:date="2021-08-11T16:13:00Z">
              <w:rPr/>
            </w:rPrChange>
          </w:rPr>
          <w:t xml:space="preserve"> in these species</w:t>
        </w:r>
      </w:ins>
      <w:ins w:id="247" w:author="hgoerlitz" w:date="2021-08-11T15:55:00Z">
        <w:r w:rsidRPr="00317768">
          <w:rPr>
            <w:strike/>
            <w:rPrChange w:id="248" w:author="hgoerlitz" w:date="2021-08-11T16:13:00Z">
              <w:rPr/>
            </w:rPrChange>
          </w:rPr>
          <w:t>,</w:t>
        </w:r>
      </w:ins>
      <w:ins w:id="249" w:author="hgoerlitz" w:date="2021-08-11T15:56:00Z">
        <w:r w:rsidRPr="00317768">
          <w:rPr>
            <w:strike/>
            <w:rPrChange w:id="250" w:author="hgoerlitz" w:date="2021-08-11T16:13:00Z">
              <w:rPr/>
            </w:rPrChange>
          </w:rPr>
          <w:t xml:space="preserve"> </w:t>
        </w:r>
      </w:ins>
      <w:ins w:id="251" w:author="hgoerlitz" w:date="2021-08-11T15:57:00Z">
        <w:r w:rsidR="00053D3F" w:rsidRPr="00317768">
          <w:rPr>
            <w:strike/>
            <w:rPrChange w:id="252" w:author="hgoerlitz" w:date="2021-08-11T16:13:00Z">
              <w:rPr/>
            </w:rPrChange>
          </w:rPr>
          <w:t>we investigated echolocation in group flight in horseshoe bats</w:t>
        </w:r>
      </w:ins>
      <w:ins w:id="253" w:author="hgoerlitz" w:date="2021-08-11T16:12:00Z">
        <w:r w:rsidR="00317768" w:rsidRPr="00317768">
          <w:rPr>
            <w:strike/>
            <w:rPrChange w:id="254" w:author="hgoerlitz" w:date="2021-08-11T16:13:00Z">
              <w:rPr/>
            </w:rPrChange>
          </w:rPr>
          <w:t>.</w:t>
        </w:r>
      </w:ins>
    </w:p>
    <w:p w14:paraId="3F4EB961" w14:textId="77777777" w:rsidR="00C14DAB" w:rsidRDefault="00C14DAB" w:rsidP="00C14DAB">
      <w:pPr>
        <w:pStyle w:val="BodyText"/>
        <w:rPr>
          <w:ins w:id="255" w:author="hgoerlitz" w:date="2021-08-11T15:53:00Z"/>
        </w:rPr>
      </w:pPr>
    </w:p>
    <w:p w14:paraId="0BD2F09B" w14:textId="0991F41D" w:rsidR="00C14DAB" w:rsidRPr="00317768" w:rsidRDefault="00AE3C4E" w:rsidP="00C14DAB">
      <w:pPr>
        <w:pStyle w:val="BodyText"/>
        <w:rPr>
          <w:ins w:id="256" w:author="hgoerlitz" w:date="2021-08-11T15:52:00Z"/>
          <w:strike/>
          <w:rPrChange w:id="257" w:author="hgoerlitz" w:date="2021-08-11T16:12:00Z">
            <w:rPr>
              <w:ins w:id="258" w:author="hgoerlitz" w:date="2021-08-11T15:52:00Z"/>
            </w:rPr>
          </w:rPrChange>
        </w:rPr>
      </w:pPr>
      <w:r w:rsidRPr="00317768">
        <w:rPr>
          <w:strike/>
          <w:rPrChange w:id="259" w:author="hgoerlitz" w:date="2021-08-11T16:12:00Z">
            <w:rPr/>
          </w:rPrChange>
        </w:rPr>
        <w:t xml:space="preserve">High-duty cycle bats such as rhinolophids and hipposiderids are thus likely to be more affected in group echolocation than low-duty cycle bats, making them a unique system to understand the sensory strategies echolocators use in challenging conditions. </w:t>
      </w:r>
    </w:p>
    <w:p w14:paraId="732EA0C8" w14:textId="0BC7D214" w:rsidR="00C40095" w:rsidRPr="00317768" w:rsidRDefault="00AE3C4E" w:rsidP="00C14DAB">
      <w:pPr>
        <w:pStyle w:val="BodyText"/>
        <w:rPr>
          <w:strike/>
          <w:rPrChange w:id="260" w:author="hgoerlitz" w:date="2021-08-11T16:12:00Z">
            <w:rPr/>
          </w:rPrChange>
        </w:rPr>
      </w:pPr>
      <w:r w:rsidRPr="00317768">
        <w:rPr>
          <w:strike/>
          <w:rPrChange w:id="261" w:author="hgoerlitz" w:date="2021-08-11T16:12:00Z">
            <w:rPr/>
          </w:rPrChange>
        </w:rPr>
        <w:t>Most studies on group echolocation so far have investigated low-duty cycle bats (18,22,29), likely due their speciosity (~87% of all echolocating bats (27,30) and ease of call analysis. A wider variety of species need to be studied, to understand the echolocation responses in context of their ecology and auditory systems.</w:t>
      </w:r>
    </w:p>
    <w:p w14:paraId="5EDB1B8E" w14:textId="021745AF" w:rsidR="00C40095" w:rsidRDefault="00AE3C4E" w:rsidP="00D97975">
      <w:pPr>
        <w:pStyle w:val="BodyText"/>
      </w:pPr>
      <w:r>
        <w:t>A typical CF-FM call has up to three call components: a short initial upwards FM sweep (iFM), a long central CF</w:t>
      </w:r>
      <w:ins w:id="262" w:author="hgoerlitz" w:date="2021-08-11T15:58:00Z">
        <w:r w:rsidR="00053D3F">
          <w:t>-</w:t>
        </w:r>
      </w:ins>
      <w:del w:id="263" w:author="hgoerlitz" w:date="2021-08-11T15:58:00Z">
        <w:r w:rsidDel="00053D3F">
          <w:delText xml:space="preserve"> segment </w:delText>
        </w:r>
      </w:del>
      <w:ins w:id="264" w:author="hgoerlitz" w:date="2021-08-11T15:58:00Z">
        <w:r w:rsidR="00053D3F">
          <w:t xml:space="preserve">component </w:t>
        </w:r>
      </w:ins>
      <w:r>
        <w:t>(CF), and a short terminal downward FM sweep (</w:t>
      </w:r>
      <w:proofErr w:type="spellStart"/>
      <w:r>
        <w:t>tFM</w:t>
      </w:r>
      <w:proofErr w:type="spellEnd"/>
      <w:r>
        <w:t xml:space="preserve">) </w:t>
      </w:r>
      <w:del w:id="265" w:author="hgoerlitz" w:date="2021-08-11T15:58:00Z">
        <w:r w:rsidDel="00053D3F">
          <w:delText>(</w:delText>
        </w:r>
        <w:r w:rsidDel="00053D3F">
          <w:rPr>
            <w:i/>
            <w:iCs/>
          </w:rPr>
          <w:delText>sensu</w:delText>
        </w:r>
      </w:del>
      <w:r>
        <w:t xml:space="preserve"> (31)</w:t>
      </w:r>
      <w:del w:id="266" w:author="hgoerlitz" w:date="2021-08-11T15:58:00Z">
        <w:r w:rsidDel="00053D3F">
          <w:delText>)</w:delText>
        </w:r>
      </w:del>
      <w:r>
        <w:t>. The CF</w:t>
      </w:r>
      <w:ins w:id="267" w:author="hgoerlitz" w:date="2021-08-11T15:59:00Z">
        <w:r w:rsidR="00053D3F">
          <w:t>-</w:t>
        </w:r>
      </w:ins>
      <w:del w:id="268" w:author="hgoerlitz" w:date="2021-08-11T15:59:00Z">
        <w:r w:rsidDel="00053D3F">
          <w:delText xml:space="preserve"> </w:delText>
        </w:r>
      </w:del>
      <w:r>
        <w:t xml:space="preserve">component </w:t>
      </w:r>
      <w:ins w:id="269" w:author="hgoerlitz" w:date="2021-08-11T15:59:00Z">
        <w:r w:rsidR="00053D3F">
          <w:t xml:space="preserve">is used for prey detection </w:t>
        </w:r>
      </w:ins>
      <w:ins w:id="270" w:author="hgoerlitz" w:date="2021-08-11T16:01:00Z">
        <w:r w:rsidR="00053D3F">
          <w:t>based on a highly resolved frequency analysis in the bat’s auditory fovea (32,33)</w:t>
        </w:r>
      </w:ins>
      <w:ins w:id="271" w:author="hgoerlitz" w:date="2021-08-11T16:02:00Z">
        <w:r w:rsidR="00053D3F">
          <w:t xml:space="preserve">. </w:t>
        </w:r>
      </w:ins>
      <w:ins w:id="272" w:author="hgoerlitz" w:date="2021-08-11T16:05:00Z">
        <w:r w:rsidR="00053D3F">
          <w:t xml:space="preserve">The CF-frequency differs between species and even individuals (34? </w:t>
        </w:r>
        <w:proofErr w:type="gramStart"/>
        <w:r w:rsidR="00053D3F">
          <w:t>ALSO</w:t>
        </w:r>
        <w:proofErr w:type="gramEnd"/>
        <w:r w:rsidR="00053D3F">
          <w:t xml:space="preserve"> SCHUCHMANN &amp; SIEMERS)</w:t>
        </w:r>
      </w:ins>
      <w:ins w:id="273" w:author="hgoerlitz" w:date="2021-08-11T16:06:00Z">
        <w:r w:rsidR="00053D3F">
          <w:t xml:space="preserve">, and also during flight, where </w:t>
        </w:r>
      </w:ins>
      <w:ins w:id="274" w:author="hgoerlitz" w:date="2021-08-11T16:03:00Z">
        <w:r w:rsidR="00053D3F">
          <w:t xml:space="preserve">bats lower their emission frequency to </w:t>
        </w:r>
      </w:ins>
      <w:ins w:id="275" w:author="hgoerlitz" w:date="2021-08-11T16:04:00Z">
        <w:r w:rsidR="00053D3F">
          <w:t>compensate for flight-induced Doppler-shifts</w:t>
        </w:r>
      </w:ins>
      <w:ins w:id="276" w:author="hgoerlitz" w:date="2021-08-11T16:06:00Z">
        <w:r w:rsidR="00053D3F">
          <w:t xml:space="preserve"> to keep the echo-frequency constant</w:t>
        </w:r>
      </w:ins>
      <w:ins w:id="277" w:author="hgoerlitz" w:date="2021-08-11T16:04:00Z">
        <w:r w:rsidR="00053D3F">
          <w:t xml:space="preserve"> (35,36</w:t>
        </w:r>
      </w:ins>
      <w:ins w:id="278" w:author="hgoerlitz" w:date="2021-08-11T16:05:00Z">
        <w:r w:rsidR="00053D3F">
          <w:t xml:space="preserve">). </w:t>
        </w:r>
      </w:ins>
      <w:ins w:id="279" w:author="hgoerlitz" w:date="2021-08-11T16:07:00Z">
        <w:r w:rsidR="00D97975">
          <w:t xml:space="preserve">When flying alone, this Doppler-shift compensation separates temporally overlapping calls and echoes in frequency space. </w:t>
        </w:r>
      </w:ins>
      <w:del w:id="280" w:author="hgoerlitz" w:date="2021-08-11T16:07:00Z">
        <w:r w:rsidDel="00D97975">
          <w:delText xml:space="preserve">is used for the flutter detection of prey wingbeats (32) based on high-resolution frequency analysis around the CF frequency in the bat’s auditory fovea (33). Different CF-FM bat species, and even individuals within a species use specific CF-frequencies that are matched to their acoustic foveas (34). Individual bats also compensate for flight-induced Doppler shifts to keep the CF-frequency of the returning echo within their acoustic fovea (35,36). Despite potential temporal overlap of emitted call and returning echo, Doppler-shift compensation spectrally separates the CF parts of the echo and call when a bat is echolocating alone. </w:delText>
        </w:r>
      </w:del>
      <w:r>
        <w:t>In groups</w:t>
      </w:r>
      <w:ins w:id="281" w:author="hgoerlitz" w:date="2021-08-11T16:07:00Z">
        <w:r w:rsidR="00D97975">
          <w:t>,</w:t>
        </w:r>
      </w:ins>
      <w:r>
        <w:t xml:space="preserve"> however, </w:t>
      </w:r>
      <w:ins w:id="282" w:author="hgoerlitz" w:date="2021-08-11T16:07:00Z">
        <w:r w:rsidR="00D97975">
          <w:t xml:space="preserve">both </w:t>
        </w:r>
      </w:ins>
      <w:r>
        <w:t>temporal and spectral overlap</w:t>
      </w:r>
      <w:del w:id="283" w:author="hgoerlitz" w:date="2021-08-11T16:07:00Z">
        <w:r w:rsidDel="00D97975">
          <w:delText>s</w:delText>
        </w:r>
      </w:del>
      <w:r>
        <w:t xml:space="preserve"> between </w:t>
      </w:r>
      <w:ins w:id="284" w:author="hgoerlitz" w:date="2021-08-11T16:08:00Z">
        <w:r w:rsidR="00D97975">
          <w:t xml:space="preserve">own </w:t>
        </w:r>
      </w:ins>
      <w:ins w:id="285" w:author="hgoerlitz" w:date="2021-08-11T16:07:00Z">
        <w:r w:rsidR="00D97975">
          <w:t>echoes and</w:t>
        </w:r>
      </w:ins>
      <w:ins w:id="286" w:author="hgoerlitz" w:date="2021-08-11T16:08:00Z">
        <w:r w:rsidR="00D97975">
          <w:t xml:space="preserve"> the </w:t>
        </w:r>
      </w:ins>
      <w:del w:id="287" w:author="hgoerlitz" w:date="2021-08-11T16:08:00Z">
        <w:r w:rsidDel="00D97975">
          <w:delText xml:space="preserve">neighbours’ </w:delText>
        </w:r>
      </w:del>
      <w:r>
        <w:t xml:space="preserve">calls </w:t>
      </w:r>
      <w:ins w:id="288" w:author="hgoerlitz" w:date="2021-08-11T16:08:00Z">
        <w:r w:rsidR="00D97975">
          <w:t xml:space="preserve">and echoes of close-by bats </w:t>
        </w:r>
      </w:ins>
      <w:del w:id="289" w:author="hgoerlitz" w:date="2021-08-11T16:08:00Z">
        <w:r w:rsidDel="00D97975">
          <w:delText xml:space="preserve">and own incoming echoes </w:delText>
        </w:r>
      </w:del>
      <w:r>
        <w:t xml:space="preserve">is bound to occur. </w:t>
      </w:r>
      <w:del w:id="290" w:author="hgoerlitz" w:date="2021-08-11T16:08:00Z">
        <w:r w:rsidDel="00D97975">
          <w:delText>While the CF component is involved in prey detection, t</w:delText>
        </w:r>
      </w:del>
      <w:ins w:id="291" w:author="hgoerlitz" w:date="2021-08-11T16:08:00Z">
        <w:r w:rsidR="00D97975">
          <w:t>T</w:t>
        </w:r>
      </w:ins>
      <w:r>
        <w:t xml:space="preserve">he </w:t>
      </w:r>
      <w:proofErr w:type="spellStart"/>
      <w:r>
        <w:t>tFM</w:t>
      </w:r>
      <w:proofErr w:type="spellEnd"/>
      <w:ins w:id="292" w:author="hgoerlitz" w:date="2021-08-11T16:08:00Z">
        <w:r w:rsidR="00D97975">
          <w:t>-</w:t>
        </w:r>
      </w:ins>
      <w:del w:id="293" w:author="hgoerlitz" w:date="2021-08-11T16:10:00Z">
        <w:r w:rsidDel="00317768">
          <w:delText xml:space="preserve"> </w:delText>
        </w:r>
      </w:del>
      <w:r>
        <w:t xml:space="preserve">component is thought to be involved in </w:t>
      </w:r>
      <w:commentRangeStart w:id="294"/>
      <w:r>
        <w:t xml:space="preserve">target </w:t>
      </w:r>
      <w:commentRangeEnd w:id="294"/>
      <w:r w:rsidR="00D97975">
        <w:rPr>
          <w:rStyle w:val="CommentReference"/>
        </w:rPr>
        <w:commentReference w:id="294"/>
      </w:r>
      <w:r>
        <w:t xml:space="preserve">ranging (31,37), </w:t>
      </w:r>
      <w:del w:id="295" w:author="hgoerlitz" w:date="2021-08-11T16:10:00Z">
        <w:r w:rsidDel="00317768">
          <w:delText xml:space="preserve">and </w:delText>
        </w:r>
      </w:del>
      <w:ins w:id="296" w:author="hgoerlitz" w:date="2021-08-11T16:10:00Z">
        <w:r w:rsidR="00317768">
          <w:t xml:space="preserve">while </w:t>
        </w:r>
      </w:ins>
      <w:r>
        <w:t xml:space="preserve">the role of the iFM remains ambiguous. Comparable to call alterations in FM-bats (38), CF-FM bats </w:t>
      </w:r>
      <w:del w:id="297" w:author="hgoerlitz" w:date="2021-08-11T16:11:00Z">
        <w:r w:rsidDel="00317768">
          <w:delText xml:space="preserve">show rapid </w:delText>
        </w:r>
      </w:del>
      <w:ins w:id="298" w:author="hgoerlitz" w:date="2021-08-11T16:11:00Z">
        <w:r w:rsidR="00317768">
          <w:t xml:space="preserve">adjust </w:t>
        </w:r>
      </w:ins>
      <w:del w:id="299" w:author="hgoerlitz" w:date="2021-08-11T16:11:00Z">
        <w:r w:rsidDel="00317768">
          <w:delText xml:space="preserve">alterations in </w:delText>
        </w:r>
      </w:del>
      <w:proofErr w:type="spellStart"/>
      <w:r>
        <w:t>tFM</w:t>
      </w:r>
      <w:proofErr w:type="spellEnd"/>
      <w:r>
        <w:t xml:space="preserve"> bandwidth and duration </w:t>
      </w:r>
      <w:del w:id="300" w:author="hgoerlitz" w:date="2021-08-11T16:11:00Z">
        <w:r w:rsidDel="00317768">
          <w:delText xml:space="preserve">based on </w:delText>
        </w:r>
      </w:del>
      <w:ins w:id="301" w:author="hgoerlitz" w:date="2021-08-11T16:11:00Z">
        <w:r w:rsidR="00317768">
          <w:t xml:space="preserve">to </w:t>
        </w:r>
      </w:ins>
      <w:r>
        <w:t xml:space="preserve">the </w:t>
      </w:r>
      <w:proofErr w:type="spellStart"/>
      <w:r>
        <w:t>behavioural</w:t>
      </w:r>
      <w:proofErr w:type="spellEnd"/>
      <w:r>
        <w:t xml:space="preserve"> </w:t>
      </w:r>
      <w:del w:id="302" w:author="hgoerlitz" w:date="2021-08-11T16:11:00Z">
        <w:r w:rsidDel="00317768">
          <w:delText>context</w:delText>
        </w:r>
      </w:del>
      <w:ins w:id="303" w:author="hgoerlitz" w:date="2021-08-11T16:11:00Z">
        <w:r w:rsidR="00317768">
          <w:t xml:space="preserve">task such as prey capture, landing, or </w:t>
        </w:r>
      </w:ins>
      <w:commentRangeStart w:id="304"/>
      <w:del w:id="305" w:author="hgoerlitz" w:date="2021-08-11T16:11:00Z">
        <w:r w:rsidDel="00317768">
          <w:delText>, e.g. </w:delText>
        </w:r>
      </w:del>
      <w:r>
        <w:t>resting</w:t>
      </w:r>
      <w:del w:id="306" w:author="hgoerlitz" w:date="2021-08-11T16:11:00Z">
        <w:r w:rsidDel="00317768">
          <w:delText>, landing or prey capture</w:delText>
        </w:r>
      </w:del>
      <w:r>
        <w:t xml:space="preserve"> </w:t>
      </w:r>
      <w:commentRangeEnd w:id="304"/>
      <w:r w:rsidR="00317768">
        <w:rPr>
          <w:rStyle w:val="CommentReference"/>
        </w:rPr>
        <w:commentReference w:id="304"/>
      </w:r>
      <w:r>
        <w:t>(31,36,37).</w:t>
      </w:r>
    </w:p>
    <w:p w14:paraId="16BCFD04" w14:textId="24C2533F" w:rsidR="00C40095" w:rsidDel="00372C69" w:rsidRDefault="00AE3C4E" w:rsidP="00DF03F3">
      <w:pPr>
        <w:pStyle w:val="BodyText"/>
        <w:rPr>
          <w:del w:id="307" w:author="hgoerlitz" w:date="2021-08-11T16:28:00Z"/>
        </w:rPr>
      </w:pPr>
      <w:r>
        <w:t>Previous investigations of group echolocation in</w:t>
      </w:r>
      <w:ins w:id="308" w:author="hgoerlitz" w:date="2021-08-11T16:16:00Z">
        <w:r w:rsidR="00317768">
          <w:t xml:space="preserve"> high duty-cycle</w:t>
        </w:r>
      </w:ins>
      <w:r>
        <w:t xml:space="preserve"> CF-FM bats found no support for changes in CF</w:t>
      </w:r>
      <w:ins w:id="309" w:author="hgoerlitz" w:date="2021-08-11T16:15:00Z">
        <w:r w:rsidR="00317768">
          <w:t>-</w:t>
        </w:r>
      </w:ins>
      <w:del w:id="310" w:author="hgoerlitz" w:date="2021-08-11T16:15:00Z">
        <w:r w:rsidDel="00317768">
          <w:delText xml:space="preserve"> </w:delText>
        </w:r>
      </w:del>
      <w:r>
        <w:t>frequencies to avoid spectral overlap (“jamming avoidance response”)(23,39,40)</w:t>
      </w:r>
      <w:ins w:id="311" w:author="hgoerlitz" w:date="2021-08-11T16:15:00Z">
        <w:r w:rsidR="00317768">
          <w:t xml:space="preserve">, and only one study quantified changes of the FM-component, reporting increased tFM duration and bandwidth </w:t>
        </w:r>
      </w:ins>
      <w:ins w:id="312" w:author="hgoerlitz" w:date="2021-08-11T16:16:00Z">
        <w:r w:rsidR="00317768">
          <w:t xml:space="preserve">in group flight </w:t>
        </w:r>
      </w:ins>
      <w:ins w:id="313" w:author="hgoerlitz" w:date="2021-08-11T16:15:00Z">
        <w:r w:rsidR="00317768">
          <w:t>(23).</w:t>
        </w:r>
      </w:ins>
      <w:del w:id="314" w:author="hgoerlitz" w:date="2021-08-11T16:15:00Z">
        <w:r w:rsidDel="00317768">
          <w:delText xml:space="preserve">. </w:delText>
        </w:r>
      </w:del>
      <w:ins w:id="315" w:author="hgoerlitz" w:date="2021-08-11T16:15:00Z">
        <w:r w:rsidR="00317768">
          <w:t xml:space="preserve"> </w:t>
        </w:r>
      </w:ins>
      <w:del w:id="316" w:author="hgoerlitz" w:date="2021-08-11T16:20:00Z">
        <w:r w:rsidDel="00DF03F3">
          <w:delText xml:space="preserve">Recent </w:delText>
        </w:r>
      </w:del>
      <w:del w:id="317" w:author="hgoerlitz" w:date="2021-08-11T16:17:00Z">
        <w:r w:rsidDel="00317768">
          <w:delText xml:space="preserve">studies </w:delText>
        </w:r>
      </w:del>
      <w:del w:id="318" w:author="hgoerlitz" w:date="2021-08-11T16:20:00Z">
        <w:r w:rsidDel="00DF03F3">
          <w:delText>in low duty</w:delText>
        </w:r>
      </w:del>
      <w:del w:id="319" w:author="hgoerlitz" w:date="2021-08-11T16:15:00Z">
        <w:r w:rsidDel="00317768">
          <w:delText xml:space="preserve"> </w:delText>
        </w:r>
      </w:del>
      <w:del w:id="320" w:author="hgoerlitz" w:date="2021-08-11T16:20:00Z">
        <w:r w:rsidDel="00DF03F3">
          <w:delText>cycle FM</w:delText>
        </w:r>
      </w:del>
      <w:del w:id="321" w:author="hgoerlitz" w:date="2021-08-11T16:15:00Z">
        <w:r w:rsidDel="00317768">
          <w:delText xml:space="preserve"> </w:delText>
        </w:r>
      </w:del>
      <w:del w:id="322" w:author="hgoerlitz" w:date="2021-08-11T16:20:00Z">
        <w:r w:rsidDel="00DF03F3">
          <w:delText xml:space="preserve">bats also questioned the efficacy of a jamming avoidance response in groups (22,41). </w:delText>
        </w:r>
      </w:del>
      <w:del w:id="323" w:author="hgoerlitz" w:date="2021-08-11T16:14:00Z">
        <w:r w:rsidDel="00317768">
          <w:delText xml:space="preserve">While there are multiple studes investigating the CF component, </w:delText>
        </w:r>
      </w:del>
      <w:del w:id="324" w:author="hgoerlitz" w:date="2021-08-11T16:20:00Z">
        <w:r w:rsidDel="00DF03F3">
          <w:delText xml:space="preserve">we are only aware of one </w:delText>
        </w:r>
      </w:del>
      <w:del w:id="325" w:author="hgoerlitz" w:date="2021-08-11T16:15:00Z">
        <w:r w:rsidDel="00317768">
          <w:delText xml:space="preserve">study that quantified changes of the FM-component in group flight, reporting an increased tFM duration and bandwidth (23). </w:delText>
        </w:r>
      </w:del>
      <w:r>
        <w:t xml:space="preserve">Given the </w:t>
      </w:r>
      <w:proofErr w:type="spellStart"/>
      <w:r>
        <w:t>tFM’s</w:t>
      </w:r>
      <w:proofErr w:type="spellEnd"/>
      <w:r>
        <w:t xml:space="preserve"> flexibility and role in ranging, </w:t>
      </w:r>
      <w:ins w:id="326" w:author="hgoerlitz" w:date="2021-08-11T16:20:00Z">
        <w:r w:rsidR="00DF03F3">
          <w:t xml:space="preserve">matching its flexibility </w:t>
        </w:r>
      </w:ins>
      <w:ins w:id="327" w:author="hgoerlitz" w:date="2021-08-11T16:21:00Z">
        <w:r w:rsidR="00DF03F3">
          <w:t xml:space="preserve">(JAMMING REFS) </w:t>
        </w:r>
      </w:ins>
      <w:ins w:id="328" w:author="hgoerlitz" w:date="2021-08-11T16:20:00Z">
        <w:r w:rsidR="00DF03F3">
          <w:t xml:space="preserve">and </w:t>
        </w:r>
      </w:ins>
      <w:ins w:id="329" w:author="hgoerlitz" w:date="2021-08-11T16:21:00Z">
        <w:r w:rsidR="00DF03F3">
          <w:t>role (14,20,29) in low duty-</w:t>
        </w:r>
        <w:proofErr w:type="spellStart"/>
        <w:r w:rsidR="00DF03F3">
          <w:t>cylce</w:t>
        </w:r>
        <w:proofErr w:type="spellEnd"/>
        <w:r w:rsidR="00DF03F3">
          <w:t xml:space="preserve"> bats, </w:t>
        </w:r>
      </w:ins>
      <w:r>
        <w:t xml:space="preserve">there is a strong need for its explicit quantification in multi-bat contexts. </w:t>
      </w:r>
      <w:del w:id="330" w:author="hgoerlitz" w:date="2021-08-11T16:28:00Z">
        <w:r w:rsidDel="00372C69">
          <w:delText xml:space="preserve">The tFM may show the same kinds of changes in multi-bat contexts as shown in low-duty cycle bats, which also use their FM calls primarily for ranging </w:delText>
        </w:r>
      </w:del>
      <w:del w:id="331" w:author="hgoerlitz" w:date="2021-08-11T16:21:00Z">
        <w:r w:rsidDel="00DF03F3">
          <w:delText>(14,20,29).</w:delText>
        </w:r>
      </w:del>
    </w:p>
    <w:p w14:paraId="4E005627" w14:textId="77777777" w:rsidR="00372C69" w:rsidRDefault="00372C69" w:rsidP="00DF03F3">
      <w:pPr>
        <w:pStyle w:val="BodyText"/>
        <w:rPr>
          <w:ins w:id="332" w:author="hgoerlitz" w:date="2021-08-11T16:28:00Z"/>
        </w:rPr>
      </w:pPr>
    </w:p>
    <w:p w14:paraId="4150DC2E" w14:textId="53843DDF" w:rsidR="00372C69" w:rsidRDefault="00AE3C4E" w:rsidP="00DF03F3">
      <w:pPr>
        <w:pStyle w:val="BodyText"/>
      </w:pPr>
      <w:del w:id="333" w:author="hgoerlitz" w:date="2021-08-11T16:28:00Z">
        <w:r w:rsidDel="00372C69">
          <w:lastRenderedPageBreak/>
          <w:delText xml:space="preserve">To study the effect of group size on free flying horseshoe bats, </w:delText>
        </w:r>
      </w:del>
      <w:ins w:id="334" w:author="hgoerlitz" w:date="2021-08-11T16:22:00Z">
        <w:r w:rsidR="00DF03F3">
          <w:t xml:space="preserve">Here, </w:t>
        </w:r>
      </w:ins>
      <w:r>
        <w:t xml:space="preserve">we recorded </w:t>
      </w:r>
      <w:ins w:id="335" w:author="hgoerlitz" w:date="2021-08-11T16:22:00Z">
        <w:r w:rsidR="00DF03F3">
          <w:t xml:space="preserve">the </w:t>
        </w:r>
      </w:ins>
      <w:del w:id="336" w:author="hgoerlitz" w:date="2021-08-11T16:22:00Z">
        <w:r w:rsidDel="00DF03F3">
          <w:delText xml:space="preserve">bat </w:delText>
        </w:r>
      </w:del>
      <w:r>
        <w:t xml:space="preserve">activity </w:t>
      </w:r>
      <w:ins w:id="337" w:author="hgoerlitz" w:date="2021-08-11T16:22:00Z">
        <w:r w:rsidR="00DF03F3">
          <w:t xml:space="preserve">of </w:t>
        </w:r>
      </w:ins>
      <w:ins w:id="338" w:author="hgoerlitz" w:date="2021-08-11T16:23:00Z">
        <w:r w:rsidR="00DF03F3">
          <w:t xml:space="preserve">two species of horseshoe bats flying </w:t>
        </w:r>
      </w:ins>
      <w:r>
        <w:t xml:space="preserve">in their natural habitat </w:t>
      </w:r>
      <w:ins w:id="339" w:author="hgoerlitz" w:date="2021-08-11T16:23:00Z">
        <w:r w:rsidR="00DF03F3">
          <w:t xml:space="preserve">alone and in groups of up to four individuals. Using </w:t>
        </w:r>
      </w:ins>
      <w:del w:id="340" w:author="hgoerlitz" w:date="2021-08-11T16:23:00Z">
        <w:r w:rsidDel="00DF03F3">
          <w:delText xml:space="preserve">using a </w:delText>
        </w:r>
      </w:del>
      <w:r>
        <w:t xml:space="preserve">synchronized audio and video </w:t>
      </w:r>
      <w:del w:id="341" w:author="hgoerlitz" w:date="2021-08-11T16:23:00Z">
        <w:r w:rsidDel="00DF03F3">
          <w:delText>setup</w:delText>
        </w:r>
      </w:del>
      <w:ins w:id="342" w:author="hgoerlitz" w:date="2021-08-11T16:23:00Z">
        <w:r w:rsidR="00DF03F3">
          <w:t xml:space="preserve">recordings and </w:t>
        </w:r>
      </w:ins>
      <w:ins w:id="343" w:author="hgoerlitz" w:date="2021-08-11T16:24:00Z">
        <w:r w:rsidR="00DF03F3">
          <w:t>custom-developed analysis routines, we quantif</w:t>
        </w:r>
      </w:ins>
      <w:ins w:id="344" w:author="hgoerlitz" w:date="2021-08-11T16:29:00Z">
        <w:r w:rsidR="00372C69">
          <w:t>ied</w:t>
        </w:r>
      </w:ins>
      <w:ins w:id="345" w:author="hgoerlitz" w:date="2021-08-11T16:25:00Z">
        <w:r w:rsidR="00DF03F3">
          <w:t xml:space="preserve"> the effect of group size on </w:t>
        </w:r>
      </w:ins>
      <w:ins w:id="346" w:author="hgoerlitz" w:date="2021-08-11T16:29:00Z">
        <w:r w:rsidR="00372C69">
          <w:t>multiple</w:t>
        </w:r>
      </w:ins>
      <w:ins w:id="347" w:author="hgoerlitz" w:date="2021-08-11T16:25:00Z">
        <w:r w:rsidR="00DF03F3">
          <w:t xml:space="preserve"> temporal and spectral parameters of horseshoe bat echolocation calls. </w:t>
        </w:r>
      </w:ins>
      <w:ins w:id="348" w:author="hgoerlitz" w:date="2021-08-11T16:26:00Z">
        <w:r w:rsidR="00DF03F3">
          <w:t>Using two approaches, w</w:t>
        </w:r>
      </w:ins>
      <w:ins w:id="349" w:author="hgoerlitz" w:date="2021-08-11T16:25:00Z">
        <w:r w:rsidR="00DF03F3">
          <w:t xml:space="preserve">e </w:t>
        </w:r>
      </w:ins>
      <w:ins w:id="350" w:author="hgoerlitz" w:date="2021-08-11T16:26:00Z">
        <w:r w:rsidR="00DF03F3">
          <w:t>analyzed</w:t>
        </w:r>
      </w:ins>
      <w:ins w:id="351" w:author="hgoerlitz" w:date="2021-08-11T16:25:00Z">
        <w:r w:rsidR="00DF03F3">
          <w:t xml:space="preserve"> bot</w:t>
        </w:r>
      </w:ins>
      <w:ins w:id="352" w:author="hgoerlitz" w:date="2021-08-11T16:26:00Z">
        <w:r w:rsidR="00DF03F3">
          <w:t>h</w:t>
        </w:r>
      </w:ins>
      <w:del w:id="353" w:author="hgoerlitz" w:date="2021-08-11T16:26:00Z">
        <w:r w:rsidDel="00DF03F3">
          <w:delText>. We used two lines of acoustic analysis, the first extracts parameters from</w:delText>
        </w:r>
      </w:del>
      <w:r>
        <w:t xml:space="preserve"> non-overlapping individual calls </w:t>
      </w:r>
      <w:ins w:id="354" w:author="hgoerlitz" w:date="2021-08-11T16:26:00Z">
        <w:r w:rsidR="00DF03F3">
          <w:t xml:space="preserve">as well as </w:t>
        </w:r>
      </w:ins>
      <w:del w:id="355" w:author="hgoerlitz" w:date="2021-08-11T16:26:00Z">
        <w:r w:rsidDel="00DF03F3">
          <w:delText xml:space="preserve">and the second, which extracts parameters from </w:delText>
        </w:r>
      </w:del>
      <w:r>
        <w:t xml:space="preserve">multiple overlapping and non-overlapping calls. The analysis of </w:t>
      </w:r>
      <w:del w:id="356" w:author="hgoerlitz" w:date="2021-08-11T16:27:00Z">
        <w:r w:rsidDel="00DF03F3">
          <w:delText xml:space="preserve">recordings with </w:delText>
        </w:r>
      </w:del>
      <w:r>
        <w:t xml:space="preserve">overlapping calls is a nascent field (but see 42), and </w:t>
      </w:r>
      <w:ins w:id="357" w:author="hgoerlitz" w:date="2021-08-11T16:29:00Z">
        <w:r w:rsidR="00372C69">
          <w:t xml:space="preserve">was, to our knowledge, not yet applied </w:t>
        </w:r>
      </w:ins>
      <w:del w:id="358" w:author="hgoerlitz" w:date="2021-08-11T16:29:00Z">
        <w:r w:rsidDel="00372C69">
          <w:delText xml:space="preserve">acoustic measurements have not been attempted on </w:delText>
        </w:r>
      </w:del>
      <w:ins w:id="359" w:author="hgoerlitz" w:date="2021-08-11T16:29:00Z">
        <w:r w:rsidR="00372C69">
          <w:t xml:space="preserve">to </w:t>
        </w:r>
      </w:ins>
      <w:r>
        <w:t>overlapping CF-FM calls</w:t>
      </w:r>
      <w:del w:id="360" w:author="hgoerlitz" w:date="2021-08-11T16:29:00Z">
        <w:r w:rsidDel="00372C69">
          <w:delText xml:space="preserve"> to </w:delText>
        </w:r>
      </w:del>
      <w:del w:id="361" w:author="hgoerlitz" w:date="2021-08-11T16:27:00Z">
        <w:r w:rsidDel="00DF03F3">
          <w:delText xml:space="preserve">the best of </w:delText>
        </w:r>
      </w:del>
      <w:del w:id="362" w:author="hgoerlitz" w:date="2021-08-11T16:29:00Z">
        <w:r w:rsidDel="00372C69">
          <w:delText>our knowledge</w:delText>
        </w:r>
      </w:del>
      <w:r>
        <w:t xml:space="preserve">. </w:t>
      </w:r>
      <w:ins w:id="363" w:author="hgoerlitz" w:date="2021-08-11T16:30:00Z">
        <w:r w:rsidR="00372C69">
          <w:t>Based on b</w:t>
        </w:r>
      </w:ins>
      <w:moveFromRangeStart w:id="364" w:author="hgoerlitz" w:date="2021-08-11T16:27:00Z" w:name="move79591663"/>
      <w:moveFrom w:id="365" w:author="hgoerlitz" w:date="2021-08-11T16:27:00Z">
        <w:del w:id="366" w:author="hgoerlitz" w:date="2021-08-11T16:30:00Z">
          <w:r w:rsidDel="00372C69">
            <w:delText xml:space="preserve">We compared the difference in CF and FM call parameters across single and multiple bat flight periods. </w:delText>
          </w:r>
        </w:del>
      </w:moveFrom>
      <w:moveFromRangeEnd w:id="364"/>
      <w:del w:id="367" w:author="hgoerlitz" w:date="2021-08-11T16:28:00Z">
        <w:r w:rsidDel="00372C69">
          <w:delText xml:space="preserve">The results </w:delText>
        </w:r>
      </w:del>
      <w:del w:id="368" w:author="hgoerlitz" w:date="2021-08-11T16:27:00Z">
        <w:r w:rsidDel="00DF03F3">
          <w:delText xml:space="preserve">from </w:delText>
        </w:r>
      </w:del>
      <w:del w:id="369" w:author="hgoerlitz" w:date="2021-08-11T16:28:00Z">
        <w:r w:rsidDel="00372C69">
          <w:delText>b</w:delText>
        </w:r>
      </w:del>
      <w:r>
        <w:t xml:space="preserve">oth </w:t>
      </w:r>
      <w:del w:id="370" w:author="hgoerlitz" w:date="2021-08-11T16:27:00Z">
        <w:r w:rsidDel="00372C69">
          <w:delText xml:space="preserve">lines of acoustic </w:delText>
        </w:r>
      </w:del>
      <w:r>
        <w:t xml:space="preserve">analysis </w:t>
      </w:r>
      <w:ins w:id="371" w:author="hgoerlitz" w:date="2021-08-11T16:27:00Z">
        <w:r w:rsidR="00372C69">
          <w:t>approaches</w:t>
        </w:r>
      </w:ins>
      <w:ins w:id="372" w:author="hgoerlitz" w:date="2021-08-11T16:30:00Z">
        <w:r w:rsidR="00372C69">
          <w:t xml:space="preserve">, we found </w:t>
        </w:r>
      </w:ins>
      <w:del w:id="373" w:author="hgoerlitz" w:date="2021-08-11T16:30:00Z">
        <w:r w:rsidDel="00372C69">
          <w:delText xml:space="preserve">suggest no </w:delText>
        </w:r>
      </w:del>
      <w:r>
        <w:t xml:space="preserve">major differences in </w:t>
      </w:r>
      <w:del w:id="374" w:author="hgoerlitz" w:date="2021-08-11T16:31:00Z">
        <w:r w:rsidDel="00372C69">
          <w:delText xml:space="preserve">the measured </w:delText>
        </w:r>
      </w:del>
      <w:r>
        <w:t xml:space="preserve">call </w:t>
      </w:r>
      <w:del w:id="375" w:author="hgoerlitz" w:date="2021-08-11T16:31:00Z">
        <w:r w:rsidDel="00372C69">
          <w:delText xml:space="preserve">parameters </w:delText>
        </w:r>
      </w:del>
      <w:ins w:id="376" w:author="hgoerlitz" w:date="2021-08-11T16:31:00Z">
        <w:r w:rsidR="00372C69">
          <w:t>duration and frequency parameters</w:t>
        </w:r>
      </w:ins>
      <w:del w:id="377" w:author="hgoerlitz" w:date="2021-08-11T16:31:00Z">
        <w:r w:rsidDel="00372C69">
          <w:delText>when bats were echolocating alone or in the presence of others.</w:delText>
        </w:r>
      </w:del>
      <w:moveToRangeStart w:id="378" w:author="hgoerlitz" w:date="2021-08-11T16:27:00Z" w:name="move79591663"/>
      <w:moveTo w:id="379" w:author="hgoerlitz" w:date="2021-08-11T16:27:00Z">
        <w:del w:id="380" w:author="hgoerlitz" w:date="2021-08-11T16:31:00Z">
          <w:r w:rsidR="00DF03F3" w:rsidDel="00372C69">
            <w:delText>We compared the difference in CF and FM call parameters across single and multiple bat flight periods</w:delText>
          </w:r>
        </w:del>
        <w:r w:rsidR="00DF03F3">
          <w:t>.</w:t>
        </w:r>
      </w:moveTo>
      <w:moveToRangeEnd w:id="378"/>
      <w:ins w:id="381" w:author="hgoerlitz" w:date="2021-08-11T16:31:00Z">
        <w:r w:rsidR="00372C69">
          <w:t xml:space="preserve"> D</w:t>
        </w:r>
      </w:ins>
      <w:ins w:id="382" w:author="hgoerlitz" w:date="2021-08-11T16:30:00Z">
        <w:r w:rsidR="00372C69">
          <w:rPr>
            <w:rFonts w:cstheme="minorHAnsi"/>
          </w:rPr>
          <w:t xml:space="preserve">espite their long calls that are prone to spectro-temporal overlap, </w:t>
        </w:r>
      </w:ins>
      <w:ins w:id="383" w:author="hgoerlitz" w:date="2021-08-11T16:31:00Z">
        <w:r w:rsidR="00372C69">
          <w:rPr>
            <w:rFonts w:cstheme="minorHAnsi"/>
          </w:rPr>
          <w:t xml:space="preserve">horseshoe bats seem not to </w:t>
        </w:r>
      </w:ins>
      <w:ins w:id="384" w:author="hgoerlitz" w:date="2021-08-11T16:30:00Z">
        <w:r w:rsidR="00372C69" w:rsidRPr="00763FEF">
          <w:rPr>
            <w:rFonts w:cstheme="minorHAnsi"/>
          </w:rPr>
          <w:t xml:space="preserve">alter their calls when flying in </w:t>
        </w:r>
        <w:r w:rsidR="00372C69">
          <w:rPr>
            <w:rFonts w:cstheme="minorHAnsi"/>
          </w:rPr>
          <w:t xml:space="preserve">groups of up to four bats in a complex </w:t>
        </w:r>
        <w:r w:rsidR="00372C69" w:rsidRPr="00763FEF">
          <w:rPr>
            <w:rFonts w:cstheme="minorHAnsi"/>
          </w:rPr>
          <w:t>echoic cave environment</w:t>
        </w:r>
      </w:ins>
    </w:p>
    <w:p w14:paraId="0E364917" w14:textId="77777777" w:rsidR="00C40095" w:rsidRDefault="00AE3C4E">
      <w:pPr>
        <w:pStyle w:val="Heading1"/>
      </w:pPr>
      <w:bookmarkStart w:id="385" w:name="methods"/>
      <w:bookmarkEnd w:id="90"/>
      <w:r>
        <w:rPr>
          <w:rStyle w:val="SectionNumber"/>
        </w:rPr>
        <w:t>2</w:t>
      </w:r>
      <w:r>
        <w:tab/>
        <w:t>Methods</w:t>
      </w:r>
    </w:p>
    <w:p w14:paraId="539EB7DE" w14:textId="77777777" w:rsidR="00C40095" w:rsidRDefault="00AE3C4E">
      <w:pPr>
        <w:pStyle w:val="Heading2"/>
      </w:pPr>
      <w:bookmarkStart w:id="386" w:name="study-species-and-site"/>
      <w:r>
        <w:rPr>
          <w:rStyle w:val="SectionNumber"/>
        </w:rPr>
        <w:t>2.1</w:t>
      </w:r>
      <w:r>
        <w:tab/>
        <w:t>Study species and site</w:t>
      </w:r>
    </w:p>
    <w:p w14:paraId="0B00A88D" w14:textId="3DD3DFE1" w:rsidR="00C40095" w:rsidDel="00410BE5" w:rsidRDefault="00736C27">
      <w:pPr>
        <w:pStyle w:val="FirstParagraph"/>
        <w:rPr>
          <w:del w:id="387" w:author="hgoerlitz" w:date="2021-08-11T16:43:00Z"/>
        </w:rPr>
      </w:pPr>
      <w:ins w:id="388" w:author="hgoerlitz" w:date="2021-08-11T16:39:00Z">
        <w:r>
          <w:t>We recorded t</w:t>
        </w:r>
      </w:ins>
      <w:del w:id="389" w:author="hgoerlitz" w:date="2021-08-11T16:39:00Z">
        <w:r w:rsidR="00AE3C4E" w:rsidDel="00736C27">
          <w:delText>T</w:delText>
        </w:r>
      </w:del>
      <w:r w:rsidR="00AE3C4E">
        <w:t xml:space="preserve">wo species of </w:t>
      </w:r>
      <w:proofErr w:type="spellStart"/>
      <w:r w:rsidR="00AE3C4E">
        <w:t>rhinolophid</w:t>
      </w:r>
      <w:proofErr w:type="spellEnd"/>
      <w:r w:rsidR="00AE3C4E">
        <w:t xml:space="preserve"> bats</w:t>
      </w:r>
      <w:ins w:id="390" w:author="hgoerlitz" w:date="2021-08-11T16:39:00Z">
        <w:r w:rsidR="00781087">
          <w:t>,</w:t>
        </w:r>
      </w:ins>
      <w:r w:rsidR="00AE3C4E">
        <w:t xml:space="preserve"> </w:t>
      </w:r>
      <w:r w:rsidR="00AE3C4E">
        <w:rPr>
          <w:i/>
          <w:iCs/>
        </w:rPr>
        <w:t xml:space="preserve">Rhinolophus </w:t>
      </w:r>
      <w:proofErr w:type="spellStart"/>
      <w:r w:rsidR="00AE3C4E">
        <w:rPr>
          <w:i/>
          <w:iCs/>
        </w:rPr>
        <w:t>mehelyi</w:t>
      </w:r>
      <w:proofErr w:type="spellEnd"/>
      <w:r w:rsidR="00AE3C4E">
        <w:t xml:space="preserve"> and </w:t>
      </w:r>
      <w:r w:rsidR="00AE3C4E">
        <w:rPr>
          <w:i/>
          <w:iCs/>
        </w:rPr>
        <w:t xml:space="preserve">R. </w:t>
      </w:r>
      <w:del w:id="391" w:author="hgoerlitz" w:date="2021-08-11T16:39:00Z">
        <w:r w:rsidR="00AE3C4E" w:rsidDel="00781087">
          <w:rPr>
            <w:i/>
            <w:iCs/>
          </w:rPr>
          <w:delText>euryale</w:delText>
        </w:r>
      </w:del>
      <w:ins w:id="392" w:author="hgoerlitz" w:date="2021-08-11T16:39:00Z">
        <w:r w:rsidR="00781087">
          <w:rPr>
            <w:i/>
            <w:iCs/>
          </w:rPr>
          <w:t>euryale</w:t>
        </w:r>
        <w:r w:rsidR="00781087" w:rsidRPr="00781087">
          <w:rPr>
            <w:iCs/>
            <w:rPrChange w:id="393" w:author="hgoerlitz" w:date="2021-08-11T16:39:00Z">
              <w:rPr>
                <w:i/>
                <w:iCs/>
              </w:rPr>
            </w:rPrChange>
          </w:rPr>
          <w:t>,</w:t>
        </w:r>
      </w:ins>
      <w:r w:rsidR="00AE3C4E">
        <w:t xml:space="preserve"> </w:t>
      </w:r>
      <w:del w:id="394" w:author="hgoerlitz" w:date="2021-08-11T16:39:00Z">
        <w:r w:rsidR="00AE3C4E" w:rsidDel="00781087">
          <w:delText xml:space="preserve">were recorded </w:delText>
        </w:r>
      </w:del>
      <w:r w:rsidR="00AE3C4E">
        <w:t>in their natural environment</w:t>
      </w:r>
      <w:ins w:id="395" w:author="hgoerlitz" w:date="2021-08-11T17:01:00Z">
        <w:r w:rsidR="00997ED2">
          <w:t xml:space="preserve"> during August 2018</w:t>
        </w:r>
      </w:ins>
      <w:r w:rsidR="00AE3C4E">
        <w:t xml:space="preserve">. Both species emit CF-FM calls with peak frequencies between 102-112 kHz, and </w:t>
      </w:r>
      <w:ins w:id="396" w:author="hgoerlitz" w:date="2021-08-11T16:40:00Z">
        <w:r w:rsidR="00781087">
          <w:t xml:space="preserve">cannot be </w:t>
        </w:r>
      </w:ins>
      <w:del w:id="397" w:author="hgoerlitz" w:date="2021-08-11T16:40:00Z">
        <w:r w:rsidR="00AE3C4E" w:rsidDel="00781087">
          <w:delText xml:space="preserve">are not </w:delText>
        </w:r>
      </w:del>
      <w:r w:rsidR="00AE3C4E">
        <w:t>acoustically distinguis</w:t>
      </w:r>
      <w:ins w:id="398" w:author="hgoerlitz" w:date="2021-08-11T16:40:00Z">
        <w:r w:rsidR="00781087">
          <w:t>hed</w:t>
        </w:r>
      </w:ins>
      <w:del w:id="399" w:author="hgoerlitz" w:date="2021-08-11T16:40:00Z">
        <w:r w:rsidR="00AE3C4E" w:rsidDel="00781087">
          <w:delText>hable</w:delText>
        </w:r>
      </w:del>
      <w:r w:rsidR="00AE3C4E">
        <w:t xml:space="preserve"> due to </w:t>
      </w:r>
      <w:ins w:id="400" w:author="hgoerlitz" w:date="2021-08-11T16:40:00Z">
        <w:r w:rsidR="00781087">
          <w:t xml:space="preserve">CF-frequency </w:t>
        </w:r>
      </w:ins>
      <w:r w:rsidR="00AE3C4E">
        <w:t xml:space="preserve">overlap </w:t>
      </w:r>
      <w:del w:id="401" w:author="hgoerlitz" w:date="2021-08-11T16:40:00Z">
        <w:r w:rsidR="00AE3C4E" w:rsidDel="00781087">
          <w:delText xml:space="preserve">in their call characteristics </w:delText>
        </w:r>
      </w:del>
      <w:r w:rsidR="00AE3C4E">
        <w:t xml:space="preserve">(43). For the purposes of this study, we thus treated them as </w:t>
      </w:r>
      <w:del w:id="402" w:author="hgoerlitz" w:date="2021-08-11T16:41:00Z">
        <w:r w:rsidR="00AE3C4E" w:rsidDel="00410BE5">
          <w:delText xml:space="preserve">a single </w:delText>
        </w:r>
      </w:del>
      <w:ins w:id="403" w:author="hgoerlitz" w:date="2021-08-11T16:41:00Z">
        <w:r w:rsidR="00410BE5">
          <w:t xml:space="preserve">one </w:t>
        </w:r>
      </w:ins>
      <w:r w:rsidR="00AE3C4E">
        <w:t>group of bats</w:t>
      </w:r>
      <w:ins w:id="404" w:author="hgoerlitz" w:date="2021-08-11T16:42:00Z">
        <w:r w:rsidR="00410BE5">
          <w:t xml:space="preserve">, which </w:t>
        </w:r>
      </w:ins>
      <w:del w:id="405" w:author="hgoerlitz" w:date="2021-08-11T16:42:00Z">
        <w:r w:rsidR="00AE3C4E" w:rsidDel="00410BE5">
          <w:delText xml:space="preserve"> that </w:delText>
        </w:r>
      </w:del>
      <w:r w:rsidR="00AE3C4E">
        <w:t xml:space="preserve">may face </w:t>
      </w:r>
      <w:del w:id="406" w:author="hgoerlitz" w:date="2021-08-11T16:42:00Z">
        <w:r w:rsidR="00AE3C4E" w:rsidDel="00410BE5">
          <w:delText xml:space="preserve">the problem of </w:delText>
        </w:r>
      </w:del>
      <w:r w:rsidR="00AE3C4E">
        <w:t>acoustic jamming due to the similarity in spectro-temporal call structure.</w:t>
      </w:r>
      <w:ins w:id="407" w:author="hgoerlitz" w:date="2021-08-11T16:43:00Z">
        <w:r w:rsidR="00410BE5">
          <w:t xml:space="preserve"> </w:t>
        </w:r>
      </w:ins>
    </w:p>
    <w:p w14:paraId="334EE817" w14:textId="1D5282C9" w:rsidR="00C40095" w:rsidRDefault="00AE3C4E">
      <w:pPr>
        <w:pStyle w:val="FirstParagraph"/>
        <w:pPrChange w:id="408" w:author="hgoerlitz" w:date="2021-08-11T16:43:00Z">
          <w:pPr>
            <w:pStyle w:val="BodyText"/>
          </w:pPr>
        </w:pPrChange>
      </w:pPr>
      <w:r>
        <w:t xml:space="preserve">We observed </w:t>
      </w:r>
      <w:ins w:id="409" w:author="hgoerlitz" w:date="2021-08-11T16:43:00Z">
        <w:r w:rsidR="00410BE5">
          <w:t xml:space="preserve">the </w:t>
        </w:r>
      </w:ins>
      <w:r>
        <w:t xml:space="preserve">bats </w:t>
      </w:r>
      <w:ins w:id="410" w:author="hgoerlitz" w:date="2021-08-11T16:43:00Z">
        <w:r w:rsidR="00410BE5">
          <w:t xml:space="preserve">next to the main entrance of the Orlova Chuka cave system, NE-Bulgaria, where they </w:t>
        </w:r>
      </w:ins>
      <w:del w:id="411" w:author="hgoerlitz" w:date="2021-08-11T16:43:00Z">
        <w:r w:rsidDel="00410BE5">
          <w:delText xml:space="preserve">that </w:delText>
        </w:r>
      </w:del>
      <w:r>
        <w:t>flew in and out of and rested inside a small dome-shaped cave (Figure 2.1)</w:t>
      </w:r>
      <w:del w:id="412" w:author="hgoerlitz" w:date="2021-08-11T16:43:00Z">
        <w:r w:rsidDel="00410BE5">
          <w:delText xml:space="preserve"> next to the main entrance of the Orlova Chuka cave system, NE-Bulgaria</w:delText>
        </w:r>
      </w:del>
      <w:r>
        <w:t>. The cave had a size of approximately 5 x 3 x 1.6 m</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(l x b x h), and one opening where bats flew in and out of throughout the night.</w:t>
      </w:r>
    </w:p>
    <w:p w14:paraId="752A7D0A" w14:textId="77777777" w:rsidR="00C40095" w:rsidRDefault="00AE3C4E">
      <w:pPr>
        <w:pStyle w:val="Heading2"/>
      </w:pPr>
      <w:bookmarkStart w:id="413" w:name="experimental-setup"/>
      <w:bookmarkEnd w:id="386"/>
      <w:r>
        <w:rPr>
          <w:rStyle w:val="SectionNumber"/>
        </w:rPr>
        <w:t>2.2</w:t>
      </w:r>
      <w:r>
        <w:tab/>
        <w:t>Experimental setup</w:t>
      </w:r>
    </w:p>
    <w:p w14:paraId="7A0BDBCB" w14:textId="0D114335" w:rsidR="00C40095" w:rsidRDefault="00AE3C4E" w:rsidP="00997ED2">
      <w:pPr>
        <w:pStyle w:val="FirstParagraph"/>
      </w:pPr>
      <w:r>
        <w:t>We placed an experimental audio-video setup inside the cave (Figure 2.1), consisting of three microphones and two</w:t>
      </w:r>
      <w:ins w:id="414" w:author="hgoerlitz" w:date="2021-08-11T16:44:00Z">
        <w:r w:rsidR="001F2136">
          <w:t xml:space="preserve"> consumer-grade CCTV</w:t>
        </w:r>
      </w:ins>
      <w:r>
        <w:t xml:space="preserve"> infrared cameras</w:t>
      </w:r>
      <w:ins w:id="415" w:author="hgoerlitz" w:date="2021-08-11T16:44:00Z">
        <w:r w:rsidR="001F2136">
          <w:t xml:space="preserve"> (UVAHDBP716, 944x1080 pixels)</w:t>
        </w:r>
      </w:ins>
      <w:r>
        <w:t>. T</w:t>
      </w:r>
      <w:ins w:id="416" w:author="hgoerlitz" w:date="2021-08-11T16:45:00Z">
        <w:r w:rsidR="001F2136">
          <w:t xml:space="preserve">he </w:t>
        </w:r>
      </w:ins>
      <w:del w:id="417" w:author="hgoerlitz" w:date="2021-08-11T16:45:00Z">
        <w:r w:rsidDel="001F2136">
          <w:delText xml:space="preserve">wo consumer grade CCTV </w:delText>
        </w:r>
      </w:del>
      <w:r>
        <w:t xml:space="preserve">cameras </w:t>
      </w:r>
      <w:del w:id="418" w:author="hgoerlitz" w:date="2021-08-11T16:44:00Z">
        <w:r w:rsidDel="001F2136">
          <w:delText xml:space="preserve">(UVAHDBP716, 944x1080 pixels) </w:delText>
        </w:r>
      </w:del>
      <w:del w:id="419" w:author="hgoerlitz" w:date="2021-08-11T16:45:00Z">
        <w:r w:rsidDel="001F2136">
          <w:delText xml:space="preserve">with infrared lamps </w:delText>
        </w:r>
      </w:del>
      <w:r>
        <w:t>were connected to a digital video recorder (XVR1004)</w:t>
      </w:r>
      <w:ins w:id="420" w:author="hgoerlitz" w:date="2021-08-11T16:45:00Z">
        <w:r w:rsidR="001F2136">
          <w:t xml:space="preserve">, </w:t>
        </w:r>
      </w:ins>
      <w:del w:id="421" w:author="hgoerlitz" w:date="2021-08-11T16:45:00Z">
        <w:r w:rsidDel="001F2136">
          <w:delText xml:space="preserve"> to record the flight of bats as they flew in and out of the cave. The system </w:delText>
        </w:r>
      </w:del>
      <w:ins w:id="422" w:author="hgoerlitz" w:date="2021-08-11T16:45:00Z">
        <w:r w:rsidR="001F2136">
          <w:t xml:space="preserve">which </w:t>
        </w:r>
      </w:ins>
      <w:r>
        <w:t xml:space="preserve">recorded video mostly at 22 Hz, </w:t>
      </w:r>
      <w:del w:id="423" w:author="hgoerlitz" w:date="2021-08-11T16:46:00Z">
        <w:r w:rsidDel="00F53CB1">
          <w:delText xml:space="preserve">however </w:delText>
        </w:r>
      </w:del>
      <w:ins w:id="424" w:author="hgoerlitz" w:date="2021-08-11T16:46:00Z">
        <w:r w:rsidR="00F53CB1">
          <w:t xml:space="preserve">but </w:t>
        </w:r>
      </w:ins>
      <w:del w:id="425" w:author="hgoerlitz" w:date="2021-08-11T16:46:00Z">
        <w:r w:rsidDel="00F53CB1">
          <w:delText xml:space="preserve">there was </w:delText>
        </w:r>
      </w:del>
      <w:ins w:id="426" w:author="hgoerlitz" w:date="2021-08-11T16:46:00Z">
        <w:r w:rsidR="00F53CB1">
          <w:t xml:space="preserve">with a variation in </w:t>
        </w:r>
      </w:ins>
      <w:r>
        <w:t xml:space="preserve">frame rate </w:t>
      </w:r>
      <w:del w:id="427" w:author="hgoerlitz" w:date="2021-08-11T16:46:00Z">
        <w:r w:rsidDel="00F53CB1">
          <w:delText xml:space="preserve">variation </w:delText>
        </w:r>
      </w:del>
      <w:r>
        <w:t xml:space="preserve">between 18-27 Hz. </w:t>
      </w:r>
      <w:moveFromRangeStart w:id="428" w:author="hgoerlitz" w:date="2021-08-11T16:56:00Z" w:name="move79593378"/>
      <w:moveFrom w:id="429" w:author="hgoerlitz" w:date="2021-08-11T16:56:00Z">
        <w:r w:rsidDel="00FD4ED0">
          <w:t xml:space="preserve">Video feeds were time-synchronised (but not frame-synchronised) by common time stamps burnt-in on the frame. </w:t>
        </w:r>
      </w:moveFrom>
      <w:moveFromRangeStart w:id="430" w:author="hgoerlitz" w:date="2021-08-11T16:48:00Z" w:name="move79592925"/>
      <w:moveFromRangeEnd w:id="428"/>
      <w:moveFrom w:id="431" w:author="hgoerlitz" w:date="2021-08-11T16:48:00Z">
        <w:r w:rsidDel="00BB5811">
          <w:t xml:space="preserve">The two cameras were placed in approximately the same position on every recording night. </w:t>
        </w:r>
      </w:moveFrom>
      <w:moveFromRangeEnd w:id="430"/>
      <w:r>
        <w:t xml:space="preserve">Audio from </w:t>
      </w:r>
      <w:ins w:id="432" w:author="hgoerlitz" w:date="2021-08-11T16:47:00Z">
        <w:r w:rsidR="00BB5811">
          <w:t xml:space="preserve">the </w:t>
        </w:r>
      </w:ins>
      <w:r>
        <w:t xml:space="preserve">three </w:t>
      </w:r>
      <w:ins w:id="433" w:author="hgoerlitz" w:date="2021-08-11T16:47:00Z">
        <w:r w:rsidR="00BB5811">
          <w:t>microphones (</w:t>
        </w:r>
      </w:ins>
      <w:r>
        <w:t>CM16</w:t>
      </w:r>
      <w:ins w:id="434" w:author="hgoerlitz" w:date="2021-08-11T16:47:00Z">
        <w:r w:rsidR="00BB5811">
          <w:t>/CMPA</w:t>
        </w:r>
      </w:ins>
      <w:del w:id="435" w:author="hgoerlitz" w:date="2021-08-11T16:47:00Z">
        <w:r w:rsidDel="00BB5811">
          <w:delText xml:space="preserve"> microphones</w:delText>
        </w:r>
      </w:del>
      <w:ins w:id="436" w:author="hgoerlitz" w:date="2021-08-11T16:47:00Z">
        <w:r w:rsidR="00BB5811">
          <w:t xml:space="preserve">, </w:t>
        </w:r>
      </w:ins>
      <w:del w:id="437" w:author="hgoerlitz" w:date="2021-08-11T16:47:00Z">
        <w:r w:rsidDel="00BB5811">
          <w:delText xml:space="preserve"> (</w:delText>
        </w:r>
      </w:del>
      <w:proofErr w:type="spellStart"/>
      <w:r>
        <w:t>Avisoft</w:t>
      </w:r>
      <w:proofErr w:type="spellEnd"/>
      <w:r>
        <w:t xml:space="preserve"> Bioacoustics, </w:t>
      </w:r>
      <w:proofErr w:type="spellStart"/>
      <w:r>
        <w:t>Glienicke</w:t>
      </w:r>
      <w:proofErr w:type="spellEnd"/>
      <w:r>
        <w:t xml:space="preserve">, Germany) </w:t>
      </w:r>
      <w:del w:id="438" w:author="hgoerlitz" w:date="2021-08-11T16:47:00Z">
        <w:r w:rsidDel="00BB5811">
          <w:delText xml:space="preserve">were </w:delText>
        </w:r>
      </w:del>
      <w:ins w:id="439" w:author="hgoerlitz" w:date="2021-08-11T16:47:00Z">
        <w:r w:rsidR="00BB5811">
          <w:t xml:space="preserve">was </w:t>
        </w:r>
      </w:ins>
      <w:r>
        <w:t xml:space="preserve">recorded by a </w:t>
      </w:r>
      <w:del w:id="440" w:author="hgoerlitz" w:date="2021-08-11T16:47:00Z">
        <w:r w:rsidDel="00BB5811">
          <w:delText xml:space="preserve">416H </w:delText>
        </w:r>
      </w:del>
      <w:r>
        <w:t>soundcard (</w:t>
      </w:r>
      <w:ins w:id="441" w:author="hgoerlitz" w:date="2021-08-11T16:48:00Z">
        <w:r w:rsidR="00BB5811">
          <w:t xml:space="preserve">416H, </w:t>
        </w:r>
      </w:ins>
      <w:proofErr w:type="spellStart"/>
      <w:r>
        <w:t>Avisoft</w:t>
      </w:r>
      <w:proofErr w:type="spellEnd"/>
      <w:r>
        <w:t xml:space="preserve"> Bioacoustics, 250 kHz sampling rate, 16-bit resolution). </w:t>
      </w:r>
      <w:moveToRangeStart w:id="442" w:author="hgoerlitz" w:date="2021-08-11T16:48:00Z" w:name="move79592925"/>
      <w:moveTo w:id="443" w:author="hgoerlitz" w:date="2021-08-11T16:48:00Z">
        <w:r w:rsidR="00BB5811">
          <w:t xml:space="preserve">The </w:t>
        </w:r>
        <w:del w:id="444" w:author="hgoerlitz" w:date="2021-08-11T16:48:00Z">
          <w:r w:rsidR="00BB5811" w:rsidDel="00BB5811">
            <w:delText xml:space="preserve">two </w:delText>
          </w:r>
        </w:del>
        <w:r w:rsidR="00BB5811">
          <w:t xml:space="preserve">cameras </w:t>
        </w:r>
        <w:del w:id="445" w:author="hgoerlitz" w:date="2021-08-11T16:48:00Z">
          <w:r w:rsidR="00BB5811" w:rsidDel="00BB5811">
            <w:delText xml:space="preserve">were placed in approximately the same position on every recording night. </w:delText>
          </w:r>
        </w:del>
      </w:moveTo>
      <w:moveToRangeEnd w:id="442"/>
      <w:del w:id="446" w:author="hgoerlitz" w:date="2021-08-11T16:48:00Z">
        <w:r w:rsidDel="00BB5811">
          <w:delText xml:space="preserve">To increase the number of calls recorded on-axis, the </w:delText>
        </w:r>
      </w:del>
      <w:ins w:id="447" w:author="hgoerlitz" w:date="2021-08-11T16:48:00Z">
        <w:r w:rsidR="00BB5811">
          <w:t xml:space="preserve">and </w:t>
        </w:r>
      </w:ins>
      <w:del w:id="448" w:author="hgoerlitz" w:date="2021-08-11T16:48:00Z">
        <w:r w:rsidDel="00BB5811">
          <w:delText xml:space="preserve">three </w:delText>
        </w:r>
      </w:del>
      <w:r>
        <w:t xml:space="preserve">microphones were placed at </w:t>
      </w:r>
      <w:del w:id="449" w:author="hgoerlitz" w:date="2021-08-11T16:48:00Z">
        <w:r w:rsidDel="00BB5811">
          <w:delText xml:space="preserve">three </w:delText>
        </w:r>
      </w:del>
      <w:r>
        <w:t xml:space="preserve">different positions, which remained approximately constant across recording nights (Figure 2.1). </w:t>
      </w:r>
      <w:moveToRangeStart w:id="450" w:author="hgoerlitz" w:date="2021-08-11T16:56:00Z" w:name="move79593378"/>
      <w:moveTo w:id="451" w:author="hgoerlitz" w:date="2021-08-11T16:56:00Z">
        <w:r w:rsidR="00FD4ED0">
          <w:t>Video feeds were time-</w:t>
        </w:r>
        <w:proofErr w:type="spellStart"/>
        <w:r w:rsidR="00FD4ED0">
          <w:t>synchronised</w:t>
        </w:r>
        <w:proofErr w:type="spellEnd"/>
        <w:r w:rsidR="00FD4ED0">
          <w:t xml:space="preserve"> (but not frame-</w:t>
        </w:r>
        <w:proofErr w:type="spellStart"/>
        <w:r w:rsidR="00FD4ED0">
          <w:t>synchronised</w:t>
        </w:r>
        <w:proofErr w:type="spellEnd"/>
        <w:r w:rsidR="00FD4ED0">
          <w:t>) by common time stamps burnt-in on the frame</w:t>
        </w:r>
      </w:moveTo>
      <w:ins w:id="452" w:author="hgoerlitz" w:date="2021-08-11T16:56:00Z">
        <w:r w:rsidR="00997ED2">
          <w:t xml:space="preserve">. </w:t>
        </w:r>
      </w:ins>
      <w:moveTo w:id="453" w:author="hgoerlitz" w:date="2021-08-11T16:56:00Z">
        <w:del w:id="454" w:author="hgoerlitz" w:date="2021-08-11T16:56:00Z">
          <w:r w:rsidR="00FD4ED0" w:rsidDel="00997ED2">
            <w:delText xml:space="preserve">. </w:delText>
          </w:r>
        </w:del>
      </w:moveTo>
      <w:moveToRangeEnd w:id="450"/>
      <w:del w:id="455" w:author="hgoerlitz" w:date="2021-08-11T16:56:00Z">
        <w:r w:rsidDel="00997ED2">
          <w:delText>The a</w:delText>
        </w:r>
      </w:del>
      <w:ins w:id="456" w:author="hgoerlitz" w:date="2021-08-11T16:56:00Z">
        <w:r w:rsidR="00997ED2">
          <w:t>A</w:t>
        </w:r>
      </w:ins>
      <w:r>
        <w:t>udio</w:t>
      </w:r>
      <w:ins w:id="457" w:author="hgoerlitz" w:date="2021-08-11T16:56:00Z">
        <w:r w:rsidR="00997ED2">
          <w:t xml:space="preserve">-video-synchronization was achieved </w:t>
        </w:r>
      </w:ins>
      <w:del w:id="458" w:author="hgoerlitz" w:date="2021-08-11T16:56:00Z">
        <w:r w:rsidDel="00997ED2">
          <w:delText xml:space="preserve"> and video feeds were synchronised </w:delText>
        </w:r>
      </w:del>
      <w:r>
        <w:t xml:space="preserve">by </w:t>
      </w:r>
      <w:ins w:id="459" w:author="hgoerlitz" w:date="2021-08-11T17:00:00Z">
        <w:r w:rsidR="00997ED2">
          <w:t>feeding</w:t>
        </w:r>
      </w:ins>
      <w:ins w:id="460" w:author="hgoerlitz" w:date="2021-08-11T16:59:00Z">
        <w:r w:rsidR="00997ED2">
          <w:t xml:space="preserve"> the same random ON-OFF signal </w:t>
        </w:r>
      </w:ins>
      <w:ins w:id="461" w:author="hgoerlitz" w:date="2021-08-11T17:00:00Z">
        <w:r w:rsidR="00997ED2">
          <w:t xml:space="preserve">into the soundcard </w:t>
        </w:r>
      </w:ins>
      <w:ins w:id="462" w:author="hgoerlitz" w:date="2021-08-11T16:59:00Z">
        <w:r w:rsidR="00997ED2">
          <w:t xml:space="preserve">and </w:t>
        </w:r>
      </w:ins>
      <w:ins w:id="463" w:author="hgoerlitz" w:date="2021-08-11T17:00:00Z">
        <w:r w:rsidR="00997ED2">
          <w:t xml:space="preserve">to a flashing </w:t>
        </w:r>
      </w:ins>
      <w:ins w:id="464" w:author="hgoerlitz" w:date="2021-08-11T16:59:00Z">
        <w:r w:rsidR="00997ED2">
          <w:t>LED</w:t>
        </w:r>
      </w:ins>
      <w:ins w:id="465" w:author="hgoerlitz" w:date="2021-08-11T17:00:00Z">
        <w:r w:rsidR="00997ED2">
          <w:t xml:space="preserve"> recorded on the video</w:t>
        </w:r>
      </w:ins>
      <w:del w:id="466" w:author="hgoerlitz" w:date="2021-08-11T16:56:00Z">
        <w:r w:rsidDel="00997ED2">
          <w:delText xml:space="preserve">generating </w:delText>
        </w:r>
      </w:del>
      <w:del w:id="467" w:author="hgoerlitz" w:date="2021-08-11T17:00:00Z">
        <w:r w:rsidDel="00997ED2">
          <w:delText>ON-OFF signals of variable durations (0.08-0.5 s; Raspberry Pi 3), which were recorded on the soundcard and used to flash an LED that was recorded by the two cameras</w:delText>
        </w:r>
      </w:del>
      <w:r>
        <w:t xml:space="preserve"> (Laurijssen et al. 2018; see Supplementary Information (SI) </w:t>
      </w:r>
      <w:del w:id="468" w:author="hgoerlitz" w:date="2021-08-11T17:01:00Z">
        <w:r w:rsidDel="00997ED2">
          <w:delText xml:space="preserve">?? </w:delText>
        </w:r>
      </w:del>
      <w:r>
        <w:t xml:space="preserve">for </w:t>
      </w:r>
      <w:ins w:id="469" w:author="hgoerlitz" w:date="2021-08-11T17:01:00Z">
        <w:r w:rsidR="00997ED2">
          <w:t>details on our implementation</w:t>
        </w:r>
      </w:ins>
      <w:del w:id="470" w:author="hgoerlitz" w:date="2021-08-11T17:01:00Z">
        <w:r w:rsidDel="00997ED2">
          <w:delText>signal generation script, electronic circuit and associated notes</w:delText>
        </w:r>
      </w:del>
      <w:r>
        <w:t xml:space="preserve">). The video was recorded continuously throughout the </w:t>
      </w:r>
      <w:ins w:id="471" w:author="hgoerlitz" w:date="2021-08-11T17:02:00Z">
        <w:r w:rsidR="00997ED2">
          <w:t xml:space="preserve">three </w:t>
        </w:r>
      </w:ins>
      <w:r>
        <w:t>recording</w:t>
      </w:r>
      <w:del w:id="472" w:author="hgoerlitz" w:date="2021-08-11T17:02:00Z">
        <w:r w:rsidDel="00997ED2">
          <w:delText xml:space="preserve"> nights (16th, 19th and 20th August 2018)</w:delText>
        </w:r>
      </w:del>
      <w:r>
        <w:t xml:space="preserve">, </w:t>
      </w:r>
      <w:del w:id="473" w:author="hgoerlitz" w:date="2021-08-11T17:02:00Z">
        <w:r w:rsidDel="00997ED2">
          <w:delText xml:space="preserve">which </w:delText>
        </w:r>
      </w:del>
      <w:r>
        <w:t>yield</w:t>
      </w:r>
      <w:del w:id="474" w:author="hgoerlitz" w:date="2021-08-11T17:03:00Z">
        <w:r w:rsidDel="00997ED2">
          <w:delText>ed</w:delText>
        </w:r>
      </w:del>
      <w:ins w:id="475" w:author="hgoerlitz" w:date="2021-08-11T17:03:00Z">
        <w:r w:rsidR="00997ED2">
          <w:t>ing</w:t>
        </w:r>
      </w:ins>
      <w:r>
        <w:t xml:space="preserve"> </w:t>
      </w:r>
      <w:del w:id="476" w:author="hgoerlitz" w:date="2021-08-11T17:03:00Z">
        <w:r w:rsidDel="00997ED2">
          <w:delText xml:space="preserve">between </w:delText>
        </w:r>
      </w:del>
      <w:r>
        <w:t>1.75-8 hours of analysable video</w:t>
      </w:r>
      <w:del w:id="477" w:author="hgoerlitz" w:date="2021-08-11T17:02:00Z">
        <w:r w:rsidDel="00997ED2">
          <w:delText xml:space="preserve"> (16/8/2018: 8.17, 19/8/2018: 1.67, 20/8/2018: 2 hours)</w:delText>
        </w:r>
      </w:del>
      <w:r>
        <w:t>, while audio was recorded as consecutive multichannel files of 1 minute duration.</w:t>
      </w:r>
    </w:p>
    <w:p w14:paraId="33FC01FE" w14:textId="77777777" w:rsidR="00C40095" w:rsidRDefault="00AE3C4E">
      <w:pPr>
        <w:pStyle w:val="CaptionedFigure"/>
      </w:pPr>
      <w:r>
        <w:rPr>
          <w:noProof/>
        </w:rPr>
        <w:lastRenderedPageBreak/>
        <w:drawing>
          <wp:inline distT="0" distB="0" distL="0" distR="0" wp14:anchorId="4B6D5F64" wp14:editId="3DF15B91">
            <wp:extent cx="5334000" cy="2203718"/>
            <wp:effectExtent l="0" t="0" r="0" b="0"/>
            <wp:docPr id="1" name="Picture" descr="Figure 2.1: Point cloud scan (A) and schematic of the cave, indicating the entrance/exit, the typical roosting sites inside the cave, and the position of microphones and cameras. (3D scanning by Klaus Hochradel, UMIT Tirol) The numbers next to the microphone correspond to the positions in the main text."/>
            <wp:cNvGraphicFramePr/>
            <a:graphic xmlns:a="http://schemas.openxmlformats.org/drawingml/2006/main">
              <a:graphicData uri="http://schemas.openxmlformats.org/drawingml/2006/picture">
                <pic:pic xmlns:pic="http://schemas.openxmlformats.org/drawingml/2006/picture">
                  <pic:nvPicPr>
                    <pic:cNvPr id="0" name="Picture" descr="figures/pointcloud_and_topview.png"/>
                    <pic:cNvPicPr>
                      <a:picLocks noChangeAspect="1" noChangeArrowheads="1"/>
                    </pic:cNvPicPr>
                  </pic:nvPicPr>
                  <pic:blipFill>
                    <a:blip r:embed="rId11"/>
                    <a:stretch>
                      <a:fillRect/>
                    </a:stretch>
                  </pic:blipFill>
                  <pic:spPr bwMode="auto">
                    <a:xfrm>
                      <a:off x="0" y="0"/>
                      <a:ext cx="5334000" cy="2203718"/>
                    </a:xfrm>
                    <a:prstGeom prst="rect">
                      <a:avLst/>
                    </a:prstGeom>
                    <a:noFill/>
                    <a:ln w="9525">
                      <a:noFill/>
                      <a:headEnd/>
                      <a:tailEnd/>
                    </a:ln>
                  </pic:spPr>
                </pic:pic>
              </a:graphicData>
            </a:graphic>
          </wp:inline>
        </w:drawing>
      </w:r>
    </w:p>
    <w:p w14:paraId="65E541DE" w14:textId="6A61B312" w:rsidR="00C40095" w:rsidRDefault="00AE3C4E">
      <w:pPr>
        <w:pStyle w:val="ImageCaption"/>
      </w:pPr>
      <w:r>
        <w:t xml:space="preserve">Figure </w:t>
      </w:r>
      <w:del w:id="478" w:author="hgoerlitz" w:date="2021-08-11T17:23:00Z">
        <w:r w:rsidDel="00962D8E">
          <w:delText>2.</w:delText>
        </w:r>
      </w:del>
      <w:r>
        <w:t xml:space="preserve">1: Point cloud scan (A) and schematic of the cave, indicating the </w:t>
      </w:r>
      <w:del w:id="479" w:author="hgoerlitz" w:date="2021-08-11T17:03:00Z">
        <w:r w:rsidDel="00997ED2">
          <w:delText>entrance/exit</w:delText>
        </w:r>
      </w:del>
      <w:ins w:id="480" w:author="hgoerlitz" w:date="2021-08-11T17:03:00Z">
        <w:r w:rsidR="00997ED2">
          <w:t>opening</w:t>
        </w:r>
      </w:ins>
      <w:r>
        <w:t xml:space="preserve">, </w:t>
      </w:r>
      <w:del w:id="481" w:author="hgoerlitz" w:date="2021-08-11T17:03:00Z">
        <w:r w:rsidDel="00997ED2">
          <w:delText xml:space="preserve">the </w:delText>
        </w:r>
      </w:del>
      <w:r>
        <w:t>typical roosting sites</w:t>
      </w:r>
      <w:del w:id="482" w:author="hgoerlitz" w:date="2021-08-11T17:03:00Z">
        <w:r w:rsidDel="00997ED2">
          <w:delText xml:space="preserve"> inside the cave</w:delText>
        </w:r>
      </w:del>
      <w:r>
        <w:t>, and the position</w:t>
      </w:r>
      <w:ins w:id="483" w:author="hgoerlitz" w:date="2021-08-11T17:03:00Z">
        <w:r w:rsidR="00997ED2">
          <w:t>s</w:t>
        </w:r>
      </w:ins>
      <w:r>
        <w:t xml:space="preserve"> of microphones and cameras</w:t>
      </w:r>
      <w:del w:id="484" w:author="hgoerlitz" w:date="2021-08-11T17:04:00Z">
        <w:r w:rsidDel="00997ED2">
          <w:delText>.</w:delText>
        </w:r>
      </w:del>
      <w:r>
        <w:t xml:space="preserve"> (3D scanning by Klaus Hochradel, UMIT Tirol)</w:t>
      </w:r>
      <w:ins w:id="485" w:author="hgoerlitz" w:date="2021-08-11T17:03:00Z">
        <w:r w:rsidR="00997ED2">
          <w:t>.</w:t>
        </w:r>
      </w:ins>
      <w:r>
        <w:t xml:space="preserve"> </w:t>
      </w:r>
      <w:del w:id="486" w:author="hgoerlitz" w:date="2021-08-11T17:04:00Z">
        <w:r w:rsidRPr="00962D8E" w:rsidDel="00997ED2">
          <w:rPr>
            <w:strike/>
            <w:highlight w:val="yellow"/>
            <w:rPrChange w:id="487" w:author="hgoerlitz" w:date="2021-08-11T17:23:00Z">
              <w:rPr/>
            </w:rPrChange>
          </w:rPr>
          <w:delText>The numbers next to the m</w:delText>
        </w:r>
      </w:del>
      <w:ins w:id="488" w:author="hgoerlitz" w:date="2021-08-11T17:04:00Z">
        <w:r w:rsidR="00997ED2" w:rsidRPr="00962D8E">
          <w:rPr>
            <w:strike/>
            <w:highlight w:val="yellow"/>
            <w:rPrChange w:id="489" w:author="hgoerlitz" w:date="2021-08-11T17:23:00Z">
              <w:rPr>
                <w:highlight w:val="yellow"/>
              </w:rPr>
            </w:rPrChange>
          </w:rPr>
          <w:t>M</w:t>
        </w:r>
      </w:ins>
      <w:r w:rsidRPr="00962D8E">
        <w:rPr>
          <w:strike/>
          <w:highlight w:val="yellow"/>
          <w:rPrChange w:id="490" w:author="hgoerlitz" w:date="2021-08-11T17:23:00Z">
            <w:rPr/>
          </w:rPrChange>
        </w:rPr>
        <w:t xml:space="preserve">icrophone </w:t>
      </w:r>
      <w:ins w:id="491" w:author="hgoerlitz" w:date="2021-08-11T17:04:00Z">
        <w:r w:rsidR="00997ED2" w:rsidRPr="00962D8E">
          <w:rPr>
            <w:strike/>
            <w:highlight w:val="yellow"/>
            <w:rPrChange w:id="492" w:author="hgoerlitz" w:date="2021-08-11T17:23:00Z">
              <w:rPr>
                <w:highlight w:val="yellow"/>
              </w:rPr>
            </w:rPrChange>
          </w:rPr>
          <w:t xml:space="preserve">numbers </w:t>
        </w:r>
      </w:ins>
      <w:del w:id="493" w:author="hgoerlitz" w:date="2021-08-11T17:04:00Z">
        <w:r w:rsidRPr="00962D8E" w:rsidDel="00997ED2">
          <w:rPr>
            <w:strike/>
            <w:highlight w:val="yellow"/>
            <w:rPrChange w:id="494" w:author="hgoerlitz" w:date="2021-08-11T17:23:00Z">
              <w:rPr/>
            </w:rPrChange>
          </w:rPr>
          <w:delText xml:space="preserve">correspond </w:delText>
        </w:r>
      </w:del>
      <w:ins w:id="495" w:author="hgoerlitz" w:date="2021-08-11T17:04:00Z">
        <w:r w:rsidR="00997ED2" w:rsidRPr="00962D8E">
          <w:rPr>
            <w:strike/>
            <w:highlight w:val="yellow"/>
            <w:rPrChange w:id="496" w:author="hgoerlitz" w:date="2021-08-11T17:23:00Z">
              <w:rPr>
                <w:highlight w:val="yellow"/>
              </w:rPr>
            </w:rPrChange>
          </w:rPr>
          <w:t>report</w:t>
        </w:r>
        <w:r w:rsidR="00997ED2" w:rsidRPr="00962D8E">
          <w:rPr>
            <w:strike/>
            <w:highlight w:val="yellow"/>
            <w:rPrChange w:id="497" w:author="hgoerlitz" w:date="2021-08-11T17:23:00Z">
              <w:rPr/>
            </w:rPrChange>
          </w:rPr>
          <w:t xml:space="preserve"> </w:t>
        </w:r>
      </w:ins>
      <w:del w:id="498" w:author="hgoerlitz" w:date="2021-08-11T17:04:00Z">
        <w:r w:rsidRPr="00962D8E" w:rsidDel="00997ED2">
          <w:rPr>
            <w:strike/>
            <w:highlight w:val="yellow"/>
            <w:rPrChange w:id="499" w:author="hgoerlitz" w:date="2021-08-11T17:23:00Z">
              <w:rPr/>
            </w:rPrChange>
          </w:rPr>
          <w:delText xml:space="preserve">to </w:delText>
        </w:r>
      </w:del>
      <w:r w:rsidRPr="00962D8E">
        <w:rPr>
          <w:strike/>
          <w:highlight w:val="yellow"/>
          <w:rPrChange w:id="500" w:author="hgoerlitz" w:date="2021-08-11T17:23:00Z">
            <w:rPr/>
          </w:rPrChange>
        </w:rPr>
        <w:t xml:space="preserve">the positions </w:t>
      </w:r>
      <w:ins w:id="501" w:author="hgoerlitz" w:date="2021-08-11T17:04:00Z">
        <w:r w:rsidR="00997ED2" w:rsidRPr="00962D8E">
          <w:rPr>
            <w:strike/>
            <w:highlight w:val="yellow"/>
            <w:rPrChange w:id="502" w:author="hgoerlitz" w:date="2021-08-11T17:23:00Z">
              <w:rPr>
                <w:highlight w:val="yellow"/>
              </w:rPr>
            </w:rPrChange>
          </w:rPr>
          <w:t xml:space="preserve">mentioned </w:t>
        </w:r>
      </w:ins>
      <w:r w:rsidRPr="00962D8E">
        <w:rPr>
          <w:strike/>
          <w:highlight w:val="yellow"/>
          <w:rPrChange w:id="503" w:author="hgoerlitz" w:date="2021-08-11T17:23:00Z">
            <w:rPr/>
          </w:rPrChange>
        </w:rPr>
        <w:t>in the main text</w:t>
      </w:r>
      <w:r w:rsidRPr="00997ED2">
        <w:rPr>
          <w:highlight w:val="yellow"/>
          <w:rPrChange w:id="504" w:author="hgoerlitz" w:date="2021-08-11T17:04:00Z">
            <w:rPr/>
          </w:rPrChange>
        </w:rPr>
        <w:t>.</w:t>
      </w:r>
    </w:p>
    <w:p w14:paraId="271CBE43" w14:textId="77777777" w:rsidR="00C40095" w:rsidRDefault="00AE3C4E">
      <w:pPr>
        <w:pStyle w:val="Heading2"/>
      </w:pPr>
      <w:bookmarkStart w:id="505" w:name="video-analysis-to-determine-group-sizes"/>
      <w:bookmarkEnd w:id="413"/>
      <w:r>
        <w:rPr>
          <w:rStyle w:val="SectionNumber"/>
        </w:rPr>
        <w:t>2.3</w:t>
      </w:r>
      <w:r>
        <w:tab/>
        <w:t>Video analysis to determine group sizes</w:t>
      </w:r>
    </w:p>
    <w:p w14:paraId="14BBD74D" w14:textId="3985CD0E" w:rsidR="00C40095" w:rsidDel="00962D8E" w:rsidRDefault="00AE3C4E">
      <w:pPr>
        <w:pStyle w:val="FirstParagraph"/>
        <w:rPr>
          <w:del w:id="506" w:author="hgoerlitz" w:date="2021-08-11T17:21:00Z"/>
        </w:rPr>
      </w:pPr>
      <w:r>
        <w:t>After entering the cave, bats typically flew around for a few seconds or flew to one of two roosting sites, where they stayed for several seconds to minutes, and later exited from the cave again. We watched the videos</w:t>
      </w:r>
      <w:ins w:id="507" w:author="hgoerlitz" w:date="2021-08-11T17:19:00Z">
        <w:r w:rsidR="00962D8E">
          <w:t xml:space="preserve"> for time </w:t>
        </w:r>
      </w:ins>
      <w:del w:id="508" w:author="hgoerlitz" w:date="2021-08-11T17:19:00Z">
        <w:r w:rsidDel="00962D8E">
          <w:delText xml:space="preserve"> </w:delText>
        </w:r>
      </w:del>
      <w:del w:id="509" w:author="hgoerlitz" w:date="2021-08-11T17:05:00Z">
        <w:r w:rsidDel="00997ED2">
          <w:delText xml:space="preserve">and </w:delText>
        </w:r>
      </w:del>
      <w:del w:id="510" w:author="hgoerlitz" w:date="2021-08-11T17:19:00Z">
        <w:r w:rsidDel="00962D8E">
          <w:delText xml:space="preserve">manually identified </w:delText>
        </w:r>
      </w:del>
      <w:r>
        <w:t xml:space="preserve">periods </w:t>
      </w:r>
      <w:del w:id="511" w:author="hgoerlitz" w:date="2021-08-11T17:19:00Z">
        <w:r w:rsidDel="00962D8E">
          <w:delText xml:space="preserve">of </w:delText>
        </w:r>
      </w:del>
      <w:ins w:id="512" w:author="hgoerlitz" w:date="2021-08-11T17:19:00Z">
        <w:r w:rsidR="00962D8E">
          <w:t xml:space="preserve">with </w:t>
        </w:r>
      </w:ins>
      <w:del w:id="513" w:author="hgoerlitz" w:date="2021-08-11T17:19:00Z">
        <w:r w:rsidDel="00962D8E">
          <w:delText xml:space="preserve">bat flight activity </w:delText>
        </w:r>
      </w:del>
      <w:ins w:id="514" w:author="hgoerlitz" w:date="2021-08-11T17:19:00Z">
        <w:r w:rsidR="00962D8E">
          <w:t xml:space="preserve">flying bats </w:t>
        </w:r>
      </w:ins>
      <w:del w:id="515" w:author="hgoerlitz" w:date="2021-08-11T17:18:00Z">
        <w:r w:rsidDel="006A122B">
          <w:delText>(hereby referred to as ‘bat activity period’ or ‘bat activity’)</w:delText>
        </w:r>
      </w:del>
      <w:ins w:id="516" w:author="hgoerlitz" w:date="2021-08-11T17:05:00Z">
        <w:r w:rsidR="00997ED2">
          <w:t xml:space="preserve">and </w:t>
        </w:r>
      </w:ins>
      <w:del w:id="517" w:author="hgoerlitz" w:date="2021-08-11T17:05:00Z">
        <w:r w:rsidDel="00997ED2">
          <w:delText xml:space="preserve">, </w:delText>
        </w:r>
      </w:del>
      <w:del w:id="518" w:author="hgoerlitz" w:date="2021-08-11T17:18:00Z">
        <w:r w:rsidDel="00962D8E">
          <w:delText xml:space="preserve">noting </w:delText>
        </w:r>
      </w:del>
      <w:ins w:id="519" w:author="hgoerlitz" w:date="2021-08-11T17:18:00Z">
        <w:r w:rsidR="00962D8E">
          <w:t xml:space="preserve">noted </w:t>
        </w:r>
      </w:ins>
      <w:del w:id="520" w:author="hgoerlitz" w:date="2021-08-11T17:06:00Z">
        <w:r w:rsidDel="00997ED2">
          <w:delText xml:space="preserve">its </w:delText>
        </w:r>
      </w:del>
      <w:ins w:id="521" w:author="hgoerlitz" w:date="2021-08-11T17:06:00Z">
        <w:r w:rsidR="00997ED2">
          <w:t xml:space="preserve">their </w:t>
        </w:r>
      </w:ins>
      <w:r>
        <w:t>start and end time</w:t>
      </w:r>
      <w:ins w:id="522" w:author="hgoerlitz" w:date="2021-08-11T17:06:00Z">
        <w:r w:rsidR="00997ED2">
          <w:t>s</w:t>
        </w:r>
      </w:ins>
      <w:r>
        <w:t xml:space="preserve"> and the number of visible bats. We </w:t>
      </w:r>
      <w:ins w:id="523" w:author="hgoerlitz" w:date="2021-08-11T17:19:00Z">
        <w:r w:rsidR="00962D8E">
          <w:t xml:space="preserve">then </w:t>
        </w:r>
      </w:ins>
      <w:ins w:id="524" w:author="hgoerlitz" w:date="2021-08-11T17:21:00Z">
        <w:r w:rsidR="00962D8E">
          <w:t xml:space="preserve">restricted our </w:t>
        </w:r>
      </w:ins>
      <w:del w:id="525" w:author="hgoerlitz" w:date="2021-08-11T17:21:00Z">
        <w:r w:rsidDel="00962D8E">
          <w:delText xml:space="preserve">defined </w:delText>
        </w:r>
      </w:del>
      <w:del w:id="526" w:author="hgoerlitz" w:date="2021-08-11T17:19:00Z">
        <w:r w:rsidDel="00962D8E">
          <w:delText xml:space="preserve">a </w:delText>
        </w:r>
      </w:del>
      <w:del w:id="527" w:author="hgoerlitz" w:date="2021-08-11T17:21:00Z">
        <w:r w:rsidDel="00962D8E">
          <w:delText xml:space="preserve">bat activity period as </w:delText>
        </w:r>
      </w:del>
      <w:ins w:id="528" w:author="hgoerlitz" w:date="2021-08-11T17:21:00Z">
        <w:r w:rsidR="00962D8E">
          <w:t xml:space="preserve">analysis to </w:t>
        </w:r>
      </w:ins>
      <w:del w:id="529" w:author="hgoerlitz" w:date="2021-08-11T17:21:00Z">
        <w:r w:rsidDel="00962D8E">
          <w:delText xml:space="preserve">the </w:delText>
        </w:r>
      </w:del>
      <w:r>
        <w:t xml:space="preserve">interval during which the number of visible bats flying inside the cave </w:t>
      </w:r>
      <w:del w:id="530" w:author="hgoerlitz" w:date="2021-08-11T17:20:00Z">
        <w:r w:rsidDel="00962D8E">
          <w:delText xml:space="preserve">is </w:delText>
        </w:r>
      </w:del>
      <w:ins w:id="531" w:author="hgoerlitz" w:date="2021-08-11T17:20:00Z">
        <w:r w:rsidR="00962D8E">
          <w:t xml:space="preserve">was </w:t>
        </w:r>
      </w:ins>
      <w:r>
        <w:t>constant</w:t>
      </w:r>
      <w:del w:id="532" w:author="hgoerlitz" w:date="2021-08-11T17:19:00Z">
        <w:r w:rsidDel="00962D8E">
          <w:delText>.</w:delText>
        </w:r>
      </w:del>
      <w:r>
        <w:t xml:space="preserve"> </w:t>
      </w:r>
      <w:ins w:id="533" w:author="hgoerlitz" w:date="2021-08-11T17:20:00Z">
        <w:r w:rsidR="00962D8E">
          <w:t>for at least 10 frames and separated from other bat activity periods by at least 6 frames</w:t>
        </w:r>
      </w:ins>
      <w:ins w:id="534" w:author="hgoerlitz" w:date="2021-08-11T17:21:00Z">
        <w:r w:rsidR="00962D8E">
          <w:t xml:space="preserve">, referred to as “bat activity periods” </w:t>
        </w:r>
      </w:ins>
      <w:r>
        <w:t>(</w:t>
      </w:r>
      <w:del w:id="535" w:author="hgoerlitz" w:date="2021-08-11T17:20:00Z">
        <w:r w:rsidDel="00962D8E">
          <w:delText>S</w:delText>
        </w:r>
      </w:del>
      <w:ins w:id="536" w:author="hgoerlitz" w:date="2021-08-11T17:20:00Z">
        <w:r w:rsidR="00962D8E">
          <w:t>s</w:t>
        </w:r>
      </w:ins>
      <w:r>
        <w:t xml:space="preserve">ee SI </w:t>
      </w:r>
      <w:del w:id="537" w:author="hgoerlitz" w:date="2021-08-11T17:05:00Z">
        <w:r w:rsidDel="00997ED2">
          <w:delText xml:space="preserve">?? </w:delText>
        </w:r>
      </w:del>
      <w:r>
        <w:t>for more details).</w:t>
      </w:r>
    </w:p>
    <w:p w14:paraId="053F58FA" w14:textId="62092B71" w:rsidR="00C40095" w:rsidRDefault="006A122B">
      <w:pPr>
        <w:pStyle w:val="FirstParagraph"/>
        <w:pPrChange w:id="538" w:author="hgoerlitz" w:date="2021-08-11T17:21:00Z">
          <w:pPr>
            <w:pStyle w:val="BodyText"/>
          </w:pPr>
        </w:pPrChange>
      </w:pPr>
      <w:ins w:id="539" w:author="hgoerlitz" w:date="2021-08-11T17:18:00Z">
        <w:r>
          <w:t xml:space="preserve"> </w:t>
        </w:r>
      </w:ins>
      <w:del w:id="540" w:author="hgoerlitz" w:date="2021-08-11T17:22:00Z">
        <w:r w:rsidR="00AE3C4E" w:rsidDel="00962D8E">
          <w:delText xml:space="preserve">The </w:delText>
        </w:r>
      </w:del>
      <w:ins w:id="541" w:author="hgoerlitz" w:date="2021-08-11T17:22:00Z">
        <w:r w:rsidR="00962D8E">
          <w:t xml:space="preserve">We then checked the synchronized audio recordings of the </w:t>
        </w:r>
      </w:ins>
      <w:del w:id="542" w:author="hgoerlitz" w:date="2021-08-11T17:25:00Z">
        <w:r w:rsidR="00AE3C4E" w:rsidDel="00962D8E">
          <w:delText>annotated video bat activit</w:delText>
        </w:r>
      </w:del>
      <w:ins w:id="543" w:author="hgoerlitz" w:date="2021-08-11T17:25:00Z">
        <w:r w:rsidR="00962D8E">
          <w:t>bat activity periods</w:t>
        </w:r>
      </w:ins>
      <w:ins w:id="544" w:author="hgoerlitz" w:date="2021-08-11T17:21:00Z">
        <w:r w:rsidR="00962D8E">
          <w:t xml:space="preserve"> </w:t>
        </w:r>
      </w:ins>
      <w:ins w:id="545" w:author="hgoerlitz" w:date="2021-08-11T17:22:00Z">
        <w:r w:rsidR="00962D8E">
          <w:t xml:space="preserve">and excluded all recordings that did not </w:t>
        </w:r>
      </w:ins>
      <w:del w:id="546" w:author="hgoerlitz" w:date="2021-08-11T17:21:00Z">
        <w:r w:rsidR="00AE3C4E" w:rsidDel="00962D8E">
          <w:delText xml:space="preserve">ies </w:delText>
        </w:r>
      </w:del>
      <w:del w:id="547" w:author="hgoerlitz" w:date="2021-08-11T17:22:00Z">
        <w:r w:rsidR="00AE3C4E" w:rsidDel="00962D8E">
          <w:delText xml:space="preserve">were synchronised with the audio and inspected to check they </w:delText>
        </w:r>
      </w:del>
      <w:r w:rsidR="00AE3C4E">
        <w:t xml:space="preserve">only </w:t>
      </w:r>
      <w:del w:id="548" w:author="hgoerlitz" w:date="2021-08-11T17:22:00Z">
        <w:r w:rsidR="00AE3C4E" w:rsidDel="00962D8E">
          <w:delText xml:space="preserve">had </w:delText>
        </w:r>
      </w:del>
      <w:ins w:id="549" w:author="hgoerlitz" w:date="2021-08-11T17:22:00Z">
        <w:r w:rsidR="00962D8E">
          <w:t xml:space="preserve">contain </w:t>
        </w:r>
      </w:ins>
      <w:r w:rsidR="00AE3C4E">
        <w:rPr>
          <w:i/>
          <w:iCs/>
        </w:rPr>
        <w:t xml:space="preserve">R. </w:t>
      </w:r>
      <w:proofErr w:type="spellStart"/>
      <w:r w:rsidR="00AE3C4E">
        <w:rPr>
          <w:i/>
          <w:iCs/>
        </w:rPr>
        <w:t>mehelyi</w:t>
      </w:r>
      <w:proofErr w:type="spellEnd"/>
      <w:r w:rsidR="00AE3C4E">
        <w:rPr>
          <w:i/>
          <w:iCs/>
        </w:rPr>
        <w:t>/</w:t>
      </w:r>
      <w:proofErr w:type="spellStart"/>
      <w:r w:rsidR="00AE3C4E">
        <w:rPr>
          <w:i/>
          <w:iCs/>
        </w:rPr>
        <w:t>euryale</w:t>
      </w:r>
      <w:proofErr w:type="spellEnd"/>
      <w:r w:rsidR="00AE3C4E">
        <w:t xml:space="preserve"> calls </w:t>
      </w:r>
      <w:del w:id="550" w:author="hgoerlitz" w:date="2021-08-11T17:23:00Z">
        <w:r w:rsidR="00AE3C4E" w:rsidDel="00962D8E">
          <w:delText xml:space="preserve">in them </w:delText>
        </w:r>
      </w:del>
      <w:r w:rsidR="00AE3C4E">
        <w:t>(</w:t>
      </w:r>
      <w:del w:id="551" w:author="hgoerlitz" w:date="2021-08-11T17:23:00Z">
        <w:r w:rsidR="00AE3C4E" w:rsidDel="00962D8E">
          <w:delText>S</w:delText>
        </w:r>
      </w:del>
      <w:ins w:id="552" w:author="hgoerlitz" w:date="2021-08-11T17:23:00Z">
        <w:r w:rsidR="00962D8E">
          <w:t>s</w:t>
        </w:r>
      </w:ins>
      <w:r w:rsidR="00AE3C4E">
        <w:t>ee SI</w:t>
      </w:r>
      <w:ins w:id="553" w:author="hgoerlitz" w:date="2021-08-11T17:23:00Z">
        <w:r w:rsidR="00962D8E">
          <w:t xml:space="preserve"> section </w:t>
        </w:r>
        <w:r w:rsidR="00962D8E" w:rsidRPr="00962D8E">
          <w:rPr>
            <w:highlight w:val="yellow"/>
            <w:rPrChange w:id="554" w:author="hgoerlitz" w:date="2021-08-11T17:23:00Z">
              <w:rPr/>
            </w:rPrChange>
          </w:rPr>
          <w:t>X</w:t>
        </w:r>
      </w:ins>
      <w:r w:rsidR="00AE3C4E">
        <w:t>).</w:t>
      </w:r>
    </w:p>
    <w:p w14:paraId="6A45248B" w14:textId="77777777" w:rsidR="00C40095" w:rsidRDefault="00AE3C4E">
      <w:pPr>
        <w:pStyle w:val="Heading2"/>
      </w:pPr>
      <w:bookmarkStart w:id="555" w:name="acoustic-parameter-analysis"/>
      <w:bookmarkEnd w:id="505"/>
      <w:r>
        <w:rPr>
          <w:rStyle w:val="SectionNumber"/>
        </w:rPr>
        <w:t>2.4</w:t>
      </w:r>
      <w:r>
        <w:tab/>
        <w:t>Acoustic parameter analysis</w:t>
      </w:r>
    </w:p>
    <w:p w14:paraId="52CB4ED8" w14:textId="55421911" w:rsidR="00F40CDD" w:rsidDel="00F40CDD" w:rsidRDefault="00AE3C4E">
      <w:pPr>
        <w:pStyle w:val="BodyText"/>
        <w:rPr>
          <w:del w:id="556" w:author="hgoerlitz" w:date="2021-08-11T17:33:00Z"/>
          <w:moveTo w:id="557" w:author="hgoerlitz" w:date="2021-08-11T17:30:00Z"/>
        </w:rPr>
      </w:pPr>
      <w:del w:id="558" w:author="hgoerlitz" w:date="2021-08-11T17:24:00Z">
        <w:r w:rsidDel="00962D8E">
          <w:delText>For the acoustic analysis, w</w:delText>
        </w:r>
      </w:del>
      <w:ins w:id="559" w:author="hgoerlitz" w:date="2021-08-11T17:24:00Z">
        <w:r w:rsidR="00962D8E">
          <w:t>W</w:t>
        </w:r>
      </w:ins>
      <w:r>
        <w:t xml:space="preserve">e </w:t>
      </w:r>
      <w:ins w:id="560" w:author="hgoerlitz" w:date="2021-08-11T17:24:00Z">
        <w:r w:rsidR="00962D8E">
          <w:t xml:space="preserve">only </w:t>
        </w:r>
        <w:proofErr w:type="spellStart"/>
        <w:r w:rsidR="00962D8E">
          <w:t>analysed</w:t>
        </w:r>
        <w:proofErr w:type="spellEnd"/>
        <w:r w:rsidR="00962D8E">
          <w:t xml:space="preserve"> </w:t>
        </w:r>
      </w:ins>
      <w:del w:id="561" w:author="hgoerlitz" w:date="2021-08-11T17:24:00Z">
        <w:r w:rsidDel="00962D8E">
          <w:delText xml:space="preserve">used only </w:delText>
        </w:r>
      </w:del>
      <w:r>
        <w:t>recordings from microphone 1</w:t>
      </w:r>
      <w:ins w:id="562" w:author="hgoerlitz" w:date="2021-08-11T17:23:00Z">
        <w:r w:rsidR="00962D8E">
          <w:t xml:space="preserve"> (Fig. 1)</w:t>
        </w:r>
      </w:ins>
      <w:r>
        <w:t xml:space="preserve">, because </w:t>
      </w:r>
      <w:del w:id="563" w:author="hgoerlitz" w:date="2021-08-11T17:24:00Z">
        <w:r w:rsidDel="00962D8E">
          <w:delText xml:space="preserve">it </w:delText>
        </w:r>
      </w:del>
      <w:ins w:id="564" w:author="hgoerlitz" w:date="2021-08-11T17:24:00Z">
        <w:r w:rsidR="00962D8E">
          <w:t xml:space="preserve">they </w:t>
        </w:r>
      </w:ins>
      <w:r>
        <w:t xml:space="preserve">appeared to suffer least from reverberance and </w:t>
      </w:r>
      <w:del w:id="565" w:author="hgoerlitz" w:date="2021-08-11T17:24:00Z">
        <w:r w:rsidDel="00962D8E">
          <w:delText xml:space="preserve">because it recorded </w:delText>
        </w:r>
      </w:del>
      <w:ins w:id="566" w:author="hgoerlitz" w:date="2021-08-11T17:24:00Z">
        <w:r w:rsidR="00962D8E">
          <w:t xml:space="preserve">contained </w:t>
        </w:r>
      </w:ins>
      <w:r>
        <w:t xml:space="preserve">calls of both entering and exiting bats. </w:t>
      </w:r>
      <w:r w:rsidRPr="00962D8E">
        <w:rPr>
          <w:strike/>
          <w:rPrChange w:id="567" w:author="hgoerlitz" w:date="2021-08-11T17:26:00Z">
            <w:rPr/>
          </w:rPrChange>
        </w:rPr>
        <w:t>First, all audio files corresponding to the bat activity periods (henceforth referred to as flight-activity audio) were</w:t>
      </w:r>
      <w:r>
        <w:t xml:space="preserve"> </w:t>
      </w:r>
      <w:ins w:id="568" w:author="hgoerlitz" w:date="2021-08-11T17:26:00Z">
        <w:r w:rsidR="00962D8E">
          <w:t xml:space="preserve">After </w:t>
        </w:r>
      </w:ins>
      <w:r>
        <w:t xml:space="preserve">high-pass </w:t>
      </w:r>
      <w:del w:id="569" w:author="hgoerlitz" w:date="2021-08-11T17:26:00Z">
        <w:r w:rsidDel="00962D8E">
          <w:delText xml:space="preserve">filtered </w:delText>
        </w:r>
      </w:del>
      <w:ins w:id="570" w:author="hgoerlitz" w:date="2021-08-11T17:26:00Z">
        <w:r w:rsidR="00962D8E">
          <w:t xml:space="preserve">filtering </w:t>
        </w:r>
      </w:ins>
      <w:r>
        <w:t>at 70 kHz (2nd order zero-phase Butterworth filter)</w:t>
      </w:r>
      <w:ins w:id="571" w:author="hgoerlitz" w:date="2021-08-11T17:26:00Z">
        <w:r w:rsidR="00962D8E">
          <w:t xml:space="preserve">, </w:t>
        </w:r>
      </w:ins>
      <w:del w:id="572" w:author="hgoerlitz" w:date="2021-08-11T17:26:00Z">
        <w:r w:rsidDel="00962D8E">
          <w:delText xml:space="preserve">. Next, </w:delText>
        </w:r>
      </w:del>
      <w:r>
        <w:t>we used two complementary acoustic analys</w:t>
      </w:r>
      <w:ins w:id="573" w:author="hgoerlitz" w:date="2021-08-11T17:26:00Z">
        <w:r w:rsidR="00962D8E">
          <w:t>is approaches</w:t>
        </w:r>
      </w:ins>
      <w:del w:id="574" w:author="hgoerlitz" w:date="2021-08-11T17:26:00Z">
        <w:r w:rsidDel="00962D8E">
          <w:delText>es</w:delText>
        </w:r>
      </w:del>
      <w:r>
        <w:t xml:space="preserve"> to quantify frequency, duration and amplitude parameters of </w:t>
      </w:r>
      <w:del w:id="575" w:author="hgoerlitz" w:date="2021-08-11T17:29:00Z">
        <w:r w:rsidDel="00F40CDD">
          <w:delText xml:space="preserve">the </w:delText>
        </w:r>
      </w:del>
      <w:ins w:id="576" w:author="hgoerlitz" w:date="2021-08-11T17:29:00Z">
        <w:r w:rsidR="00F40CDD">
          <w:t xml:space="preserve">all </w:t>
        </w:r>
      </w:ins>
      <w:r>
        <w:t>three components of the echolocation call</w:t>
      </w:r>
      <w:ins w:id="577" w:author="hgoerlitz" w:date="2021-08-11T17:29:00Z">
        <w:r w:rsidR="00F40CDD">
          <w:t>s</w:t>
        </w:r>
      </w:ins>
      <w:r>
        <w:t xml:space="preserve"> (initial FM, CF and terminal FM). </w:t>
      </w:r>
      <w:ins w:id="578" w:author="hgoerlitz" w:date="2021-08-11T17:31:00Z">
        <w:r w:rsidR="00F40CDD">
          <w:t>(</w:t>
        </w:r>
        <w:proofErr w:type="spellStart"/>
        <w:r w:rsidR="00F40CDD">
          <w:t>i</w:t>
        </w:r>
        <w:proofErr w:type="spellEnd"/>
        <w:r w:rsidR="00F40CDD">
          <w:t xml:space="preserve">) In </w:t>
        </w:r>
      </w:ins>
      <w:del w:id="579" w:author="hgoerlitz" w:date="2021-08-11T17:31:00Z">
        <w:r w:rsidDel="00F40CDD">
          <w:delText xml:space="preserve">The first </w:delText>
        </w:r>
      </w:del>
      <w:del w:id="580" w:author="hgoerlitz" w:date="2021-08-11T17:26:00Z">
        <w:r w:rsidDel="00962D8E">
          <w:delText xml:space="preserve">analysis </w:delText>
        </w:r>
      </w:del>
      <w:del w:id="581" w:author="hgoerlitz" w:date="2021-08-11T17:31:00Z">
        <w:r w:rsidDel="00F40CDD">
          <w:delText xml:space="preserve">is </w:delText>
        </w:r>
      </w:del>
      <w:r>
        <w:t xml:space="preserve">the </w:t>
      </w:r>
      <w:del w:id="582" w:author="hgoerlitz" w:date="2021-08-11T17:31:00Z">
        <w:r w:rsidDel="00F40CDD">
          <w:delText>‘</w:delText>
        </w:r>
      </w:del>
      <w:ins w:id="583" w:author="hgoerlitz" w:date="2021-08-11T17:31:00Z">
        <w:r w:rsidR="00F40CDD">
          <w:t>“</w:t>
        </w:r>
      </w:ins>
      <w:r>
        <w:t>individual call</w:t>
      </w:r>
      <w:del w:id="584" w:author="hgoerlitz" w:date="2021-08-11T17:31:00Z">
        <w:r w:rsidDel="00F40CDD">
          <w:delText>’</w:delText>
        </w:r>
      </w:del>
      <w:r>
        <w:t xml:space="preserve"> analysis</w:t>
      </w:r>
      <w:ins w:id="585" w:author="hgoerlitz" w:date="2021-08-11T17:31:00Z">
        <w:r w:rsidR="00F40CDD">
          <w:t>”</w:t>
        </w:r>
      </w:ins>
      <w:r>
        <w:t xml:space="preserve">, </w:t>
      </w:r>
      <w:del w:id="586" w:author="hgoerlitz" w:date="2021-08-11T17:31:00Z">
        <w:r w:rsidDel="00F40CDD">
          <w:delText xml:space="preserve">where </w:delText>
        </w:r>
      </w:del>
      <w:r>
        <w:t>we measured</w:t>
      </w:r>
      <w:ins w:id="587" w:author="hgoerlitz" w:date="2021-08-11T17:31:00Z">
        <w:r w:rsidR="00F40CDD">
          <w:t xml:space="preserve"> the</w:t>
        </w:r>
      </w:ins>
      <w:del w:id="588" w:author="hgoerlitz" w:date="2021-08-11T17:31:00Z">
        <w:r w:rsidDel="00F40CDD">
          <w:delText xml:space="preserve"> </w:delText>
        </w:r>
      </w:del>
      <w:ins w:id="589" w:author="hgoerlitz" w:date="2021-08-11T17:31:00Z">
        <w:r w:rsidR="00F40CDD">
          <w:t xml:space="preserve"> acoustic </w:t>
        </w:r>
      </w:ins>
      <w:r>
        <w:t xml:space="preserve">parameters of one echolocation call from each </w:t>
      </w:r>
      <w:commentRangeStart w:id="590"/>
      <w:del w:id="591" w:author="hgoerlitz" w:date="2021-08-11T17:28:00Z">
        <w:r w:rsidDel="00F40CDD">
          <w:delText>flight</w:delText>
        </w:r>
      </w:del>
      <w:ins w:id="592" w:author="hgoerlitz" w:date="2021-08-11T17:28:00Z">
        <w:r w:rsidR="00F40CDD">
          <w:t>bat</w:t>
        </w:r>
      </w:ins>
      <w:del w:id="593" w:author="hgoerlitz" w:date="2021-08-11T17:28:00Z">
        <w:r w:rsidDel="00F40CDD">
          <w:delText>-</w:delText>
        </w:r>
      </w:del>
      <w:ins w:id="594" w:author="hgoerlitz" w:date="2021-08-11T17:28:00Z">
        <w:r w:rsidR="00F40CDD">
          <w:t xml:space="preserve"> </w:t>
        </w:r>
      </w:ins>
      <w:r>
        <w:t xml:space="preserve">activity </w:t>
      </w:r>
      <w:commentRangeEnd w:id="590"/>
      <w:r w:rsidR="00F40CDD">
        <w:rPr>
          <w:rStyle w:val="CommentReference"/>
        </w:rPr>
        <w:commentReference w:id="590"/>
      </w:r>
      <w:r>
        <w:t xml:space="preserve">audio. </w:t>
      </w:r>
      <w:ins w:id="595" w:author="hgoerlitz" w:date="2021-08-11T17:31:00Z">
        <w:r w:rsidR="00F40CDD">
          <w:t xml:space="preserve">Individual call </w:t>
        </w:r>
      </w:ins>
      <w:moveToRangeStart w:id="596" w:author="hgoerlitz" w:date="2021-08-11T17:30:00Z" w:name="move79595445"/>
      <w:moveTo w:id="597" w:author="hgoerlitz" w:date="2021-08-11T17:30:00Z">
        <w:del w:id="598" w:author="hgoerlitz" w:date="2021-08-11T17:31:00Z">
          <w:r w:rsidR="00F40CDD" w:rsidDel="00F40CDD">
            <w:delText xml:space="preserve">The </w:delText>
          </w:r>
        </w:del>
        <w:r w:rsidR="00F40CDD">
          <w:t xml:space="preserve">analysis </w:t>
        </w:r>
        <w:del w:id="599" w:author="hgoerlitz" w:date="2021-08-11T17:31:00Z">
          <w:r w:rsidR="00F40CDD" w:rsidDel="00F40CDD">
            <w:delText xml:space="preserve">of individual calls </w:delText>
          </w:r>
        </w:del>
        <w:del w:id="600" w:author="hgoerlitz" w:date="2021-08-11T17:32:00Z">
          <w:r w:rsidR="00F40CDD" w:rsidDel="00F40CDD">
            <w:delText xml:space="preserve">is advantageous because it </w:delText>
          </w:r>
        </w:del>
        <w:r w:rsidR="00F40CDD">
          <w:t xml:space="preserve">directly reveals sensory decisions of </w:t>
        </w:r>
        <w:del w:id="601" w:author="hgoerlitz" w:date="2021-08-11T17:32:00Z">
          <w:r w:rsidR="00F40CDD" w:rsidDel="00F40CDD">
            <w:delText xml:space="preserve">the </w:delText>
          </w:r>
        </w:del>
      </w:moveTo>
      <w:ins w:id="602" w:author="hgoerlitz" w:date="2021-08-11T17:32:00Z">
        <w:r w:rsidR="00F40CDD">
          <w:t xml:space="preserve">individual </w:t>
        </w:r>
      </w:ins>
      <w:moveTo w:id="603" w:author="hgoerlitz" w:date="2021-08-11T17:30:00Z">
        <w:r w:rsidR="00F40CDD">
          <w:t>bats</w:t>
        </w:r>
      </w:moveTo>
      <w:ins w:id="604" w:author="hgoerlitz" w:date="2021-08-11T17:32:00Z">
        <w:r w:rsidR="00F40CDD">
          <w:t xml:space="preserve">, but suffers </w:t>
        </w:r>
      </w:ins>
      <w:moveTo w:id="605" w:author="hgoerlitz" w:date="2021-08-11T17:30:00Z">
        <w:del w:id="606" w:author="hgoerlitz" w:date="2021-08-11T17:32:00Z">
          <w:r w:rsidR="00F40CDD" w:rsidDel="00F40CDD">
            <w:delText xml:space="preserve">. Its disadvantage, however, is that it can be difficult </w:delText>
          </w:r>
        </w:del>
      </w:moveTo>
      <w:ins w:id="607" w:author="hgoerlitz" w:date="2021-08-11T17:32:00Z">
        <w:r w:rsidR="00F40CDD">
          <w:t xml:space="preserve">from the difficulty of finding </w:t>
        </w:r>
      </w:ins>
      <w:moveTo w:id="608" w:author="hgoerlitz" w:date="2021-08-11T17:30:00Z">
        <w:del w:id="609" w:author="hgoerlitz" w:date="2021-08-11T17:32:00Z">
          <w:r w:rsidR="00F40CDD" w:rsidDel="00F40CDD">
            <w:delText xml:space="preserve">to find </w:delText>
          </w:r>
        </w:del>
        <w:r w:rsidR="00F40CDD">
          <w:t xml:space="preserve">a non-overlapped </w:t>
        </w:r>
      </w:moveTo>
      <w:ins w:id="610" w:author="hgoerlitz" w:date="2021-08-11T17:32:00Z">
        <w:r w:rsidR="00F40CDD">
          <w:t xml:space="preserve">single </w:t>
        </w:r>
      </w:ins>
      <w:moveTo w:id="611" w:author="hgoerlitz" w:date="2021-08-11T17:30:00Z">
        <w:r w:rsidR="00F40CDD">
          <w:t>call, particularly in reverberant and multi-bat situations</w:t>
        </w:r>
      </w:moveTo>
      <w:ins w:id="612" w:author="hgoerlitz" w:date="2021-08-11T17:33:00Z">
        <w:r w:rsidR="00F40CDD">
          <w:t>, which may bias the analysis to shorter calls</w:t>
        </w:r>
      </w:ins>
      <w:moveTo w:id="613" w:author="hgoerlitz" w:date="2021-08-11T17:30:00Z">
        <w:r w:rsidR="00F40CDD">
          <w:t xml:space="preserve">. </w:t>
        </w:r>
      </w:moveTo>
      <w:ins w:id="614" w:author="hgoerlitz" w:date="2021-08-11T17:33:00Z">
        <w:r w:rsidR="00F40CDD">
          <w:t xml:space="preserve">(ii) </w:t>
        </w:r>
      </w:ins>
      <w:moveTo w:id="615" w:author="hgoerlitz" w:date="2021-08-11T17:30:00Z">
        <w:r w:rsidR="00F40CDD">
          <w:t xml:space="preserve">The </w:t>
        </w:r>
      </w:moveTo>
      <w:ins w:id="616" w:author="hgoerlitz" w:date="2021-08-11T17:33:00Z">
        <w:r w:rsidR="00F40CDD">
          <w:t>“</w:t>
        </w:r>
      </w:ins>
      <w:moveTo w:id="617" w:author="hgoerlitz" w:date="2021-08-11T17:30:00Z">
        <w:r w:rsidR="00F40CDD">
          <w:t>windowed call analysis</w:t>
        </w:r>
      </w:moveTo>
      <w:ins w:id="618" w:author="hgoerlitz" w:date="2021-08-11T17:33:00Z">
        <w:r w:rsidR="00F40CDD">
          <w:t>”</w:t>
        </w:r>
      </w:ins>
      <w:moveTo w:id="619" w:author="hgoerlitz" w:date="2021-08-11T17:30:00Z">
        <w:r w:rsidR="00F40CDD">
          <w:t xml:space="preserve"> therefore complements the individual call analysis by enabling measurements even on audio with overlapping calls. </w:t>
        </w:r>
      </w:moveTo>
      <w:ins w:id="620" w:author="hgoerlitz" w:date="2021-08-11T17:34:00Z">
        <w:r w:rsidR="006527FE">
          <w:t>W</w:t>
        </w:r>
      </w:ins>
    </w:p>
    <w:moveToRangeEnd w:id="596"/>
    <w:p w14:paraId="7997CB66" w14:textId="3DD26010" w:rsidR="00C40095" w:rsidRPr="006527FE" w:rsidDel="00F40CDD" w:rsidRDefault="00AE3C4E">
      <w:pPr>
        <w:pStyle w:val="BodyText"/>
        <w:rPr>
          <w:del w:id="621" w:author="hgoerlitz" w:date="2021-08-11T17:30:00Z"/>
          <w:strike/>
          <w:rPrChange w:id="622" w:author="hgoerlitz" w:date="2021-08-11T17:35:00Z">
            <w:rPr>
              <w:del w:id="623" w:author="hgoerlitz" w:date="2021-08-11T17:30:00Z"/>
            </w:rPr>
          </w:rPrChange>
        </w:rPr>
        <w:pPrChange w:id="624" w:author="hgoerlitz" w:date="2021-08-11T17:34:00Z">
          <w:pPr>
            <w:pStyle w:val="FirstParagraph"/>
          </w:pPr>
        </w:pPrChange>
      </w:pPr>
      <w:del w:id="625" w:author="hgoerlitz" w:date="2021-08-11T17:33:00Z">
        <w:r w:rsidDel="00F40CDD">
          <w:delText xml:space="preserve">The second analysis is the ‘windowed call’ analysis, were </w:delText>
        </w:r>
      </w:del>
      <w:del w:id="626" w:author="hgoerlitz" w:date="2021-08-11T17:34:00Z">
        <w:r w:rsidDel="006527FE">
          <w:delText>w</w:delText>
        </w:r>
      </w:del>
      <w:r>
        <w:t>e split each flight-activity audio into consecutive 50-ms-long windows</w:t>
      </w:r>
      <w:ins w:id="627" w:author="hgoerlitz" w:date="2021-08-11T17:37:00Z">
        <w:r w:rsidR="006527FE">
          <w:t xml:space="preserve">, which could contain </w:t>
        </w:r>
      </w:ins>
      <w:del w:id="628" w:author="hgoerlitz" w:date="2021-08-11T17:37:00Z">
        <w:r w:rsidDel="006527FE">
          <w:delText xml:space="preserve"> </w:delText>
        </w:r>
      </w:del>
      <w:ins w:id="629" w:author="hgoerlitz" w:date="2021-08-11T17:37:00Z">
        <w:r w:rsidR="006527FE">
          <w:t xml:space="preserve">multiple and potentially overlapping calls, </w:t>
        </w:r>
      </w:ins>
      <w:r>
        <w:t xml:space="preserve">and </w:t>
      </w:r>
      <w:del w:id="630" w:author="hgoerlitz" w:date="2021-08-11T17:34:00Z">
        <w:r w:rsidDel="006527FE">
          <w:delText xml:space="preserve">measured </w:delText>
        </w:r>
      </w:del>
      <w:ins w:id="631" w:author="hgoerlitz" w:date="2021-08-11T17:34:00Z">
        <w:r w:rsidR="006527FE">
          <w:t xml:space="preserve">quantified </w:t>
        </w:r>
      </w:ins>
      <w:r>
        <w:t xml:space="preserve">the </w:t>
      </w:r>
      <w:ins w:id="632" w:author="hgoerlitz" w:date="2021-08-11T17:34:00Z">
        <w:r w:rsidR="006527FE">
          <w:t xml:space="preserve">average </w:t>
        </w:r>
      </w:ins>
      <w:r>
        <w:t xml:space="preserve">acoustic parameters of each window. </w:t>
      </w:r>
      <w:del w:id="633" w:author="hgoerlitz" w:date="2021-08-11T17:37:00Z">
        <w:r w:rsidDel="006527FE">
          <w:delText>In recordings with multiple bats, each window could contain multiple and potentially overlapping calls.</w:delText>
        </w:r>
      </w:del>
      <w:commentRangeStart w:id="634"/>
    </w:p>
    <w:p w14:paraId="4F62FF44" w14:textId="23D8EF49" w:rsidR="00C40095" w:rsidRDefault="00AE3C4E" w:rsidP="006527FE">
      <w:pPr>
        <w:pStyle w:val="BodyText"/>
      </w:pPr>
      <w:moveFromRangeStart w:id="635" w:author="hgoerlitz" w:date="2021-08-11T17:30:00Z" w:name="move79595445"/>
      <w:moveFrom w:id="636" w:author="hgoerlitz" w:date="2021-08-11T17:30:00Z">
        <w:r w:rsidRPr="006527FE" w:rsidDel="00F40CDD">
          <w:rPr>
            <w:strike/>
            <w:rPrChange w:id="637" w:author="hgoerlitz" w:date="2021-08-11T17:35:00Z">
              <w:rPr/>
            </w:rPrChange>
          </w:rPr>
          <w:t xml:space="preserve">The analysis of individual calls is advantageous because it directly reveals sensory decisions of the bats. Its disadvantage, however, is that it can be difficult to find a non-overlapped call, particularly in reverberant and multi-bat situations. The windowed call analysis therefore complements the individual call analysis by enabling measurements even on audio with overlapping calls. </w:t>
        </w:r>
      </w:moveFrom>
      <w:moveFromRangeEnd w:id="635"/>
      <w:r w:rsidRPr="006527FE">
        <w:rPr>
          <w:strike/>
          <w:rPrChange w:id="638" w:author="hgoerlitz" w:date="2021-08-11T17:35:00Z">
            <w:rPr/>
          </w:rPrChange>
        </w:rPr>
        <w:t xml:space="preserve">Windowed </w:t>
      </w:r>
      <w:commentRangeEnd w:id="634"/>
      <w:r w:rsidR="006527FE">
        <w:rPr>
          <w:rStyle w:val="CommentReference"/>
        </w:rPr>
        <w:commentReference w:id="634"/>
      </w:r>
      <w:r w:rsidRPr="006527FE">
        <w:rPr>
          <w:strike/>
          <w:rPrChange w:id="639" w:author="hgoerlitz" w:date="2021-08-11T17:35:00Z">
            <w:rPr/>
          </w:rPrChange>
        </w:rPr>
        <w:t>call analysis also allows a kind of null-</w:t>
      </w:r>
      <w:r w:rsidRPr="006527FE">
        <w:rPr>
          <w:strike/>
          <w:rPrChange w:id="640" w:author="hgoerlitz" w:date="2021-08-11T17:35:00Z">
            <w:rPr/>
          </w:rPrChange>
        </w:rPr>
        <w:lastRenderedPageBreak/>
        <w:t>hypothesis testing where the observed multi-bat audio can be compared with 1) single bat audio and 2) ‘virtual’ multi-bat audio files created by adding multiple single bat audio files. These ‘virtual’ multi-bat audio files recreate a scenario where two bats echolocate in the same space without altering their calls in response to each other’s presence.</w:t>
      </w:r>
      <w:r>
        <w:t xml:space="preserve"> The </w:t>
      </w:r>
      <w:del w:id="641" w:author="hgoerlitz" w:date="2021-08-11T17:38:00Z">
        <w:r w:rsidDel="009C686B">
          <w:delText xml:space="preserve">disadvantage of the </w:delText>
        </w:r>
      </w:del>
      <w:r>
        <w:t xml:space="preserve">windowed call analysis </w:t>
      </w:r>
      <w:ins w:id="642" w:author="hgoerlitz" w:date="2021-08-11T17:38:00Z">
        <w:r w:rsidR="009C686B">
          <w:t xml:space="preserve">provides average results per time bin, but lacks </w:t>
        </w:r>
      </w:ins>
      <w:del w:id="643" w:author="hgoerlitz" w:date="2021-08-11T17:38:00Z">
        <w:r w:rsidDel="009C686B">
          <w:delText xml:space="preserve">is the lack of </w:delText>
        </w:r>
      </w:del>
      <w:r>
        <w:t xml:space="preserve">call-level </w:t>
      </w:r>
      <w:del w:id="644" w:author="hgoerlitz" w:date="2021-08-11T17:38:00Z">
        <w:r w:rsidDel="009C686B">
          <w:delText>measurements</w:delText>
        </w:r>
      </w:del>
      <w:ins w:id="645" w:author="hgoerlitz" w:date="2021-08-11T17:38:00Z">
        <w:r w:rsidR="009C686B">
          <w:t>resolution</w:t>
        </w:r>
      </w:ins>
      <w:r>
        <w:t xml:space="preserve">. </w:t>
      </w:r>
      <w:del w:id="646" w:author="hgoerlitz" w:date="2021-08-11T17:36:00Z">
        <w:r w:rsidDel="006527FE">
          <w:delText xml:space="preserve">Using </w:delText>
        </w:r>
      </w:del>
      <w:ins w:id="647" w:author="hgoerlitz" w:date="2021-08-11T17:36:00Z">
        <w:r w:rsidR="006527FE">
          <w:t>B</w:t>
        </w:r>
      </w:ins>
      <w:del w:id="648" w:author="hgoerlitz" w:date="2021-08-11T17:36:00Z">
        <w:r w:rsidDel="006527FE">
          <w:delText>b</w:delText>
        </w:r>
      </w:del>
      <w:r>
        <w:t>oth approaches simultaneously strengthens the interpretation of our results.</w:t>
      </w:r>
    </w:p>
    <w:p w14:paraId="23E7AD3F" w14:textId="77777777" w:rsidR="00C40095" w:rsidRDefault="00AE3C4E">
      <w:pPr>
        <w:pStyle w:val="Heading3"/>
      </w:pPr>
      <w:bookmarkStart w:id="649" w:name="indcallmethods"/>
      <w:r>
        <w:rPr>
          <w:rStyle w:val="SectionNumber"/>
        </w:rPr>
        <w:t>2.4.1</w:t>
      </w:r>
      <w:r>
        <w:tab/>
        <w:t>Individual call analysis</w:t>
      </w:r>
    </w:p>
    <w:p w14:paraId="09EDFFB0" w14:textId="5AF85102" w:rsidR="00C40095" w:rsidRDefault="00AE3C4E">
      <w:pPr>
        <w:pStyle w:val="FirstParagraph"/>
      </w:pPr>
      <w:r>
        <w:t>Per bat activity audio, we</w:t>
      </w:r>
      <w:ins w:id="650" w:author="hgoerlitz" w:date="2021-08-11T17:39:00Z">
        <w:r w:rsidR="000F5E70">
          <w:t xml:space="preserve"> randomly (see SI section X)</w:t>
        </w:r>
      </w:ins>
      <w:r>
        <w:t xml:space="preserve"> chose one call that was not overlapped by other calls </w:t>
      </w:r>
      <w:del w:id="651" w:author="hgoerlitz" w:date="2021-08-11T17:39:00Z">
        <w:r w:rsidDel="000F5E70">
          <w:delText xml:space="preserve">and that had </w:delText>
        </w:r>
      </w:del>
      <w:ins w:id="652" w:author="hgoerlitz" w:date="2021-08-11T17:39:00Z">
        <w:r w:rsidR="000F5E70">
          <w:t xml:space="preserve">with </w:t>
        </w:r>
      </w:ins>
      <w:r>
        <w:t>a signal-to-noise ratio of at least 20 dB (Figure 2.2)</w:t>
      </w:r>
      <w:del w:id="653" w:author="hgoerlitz" w:date="2021-08-11T17:39:00Z">
        <w:r w:rsidDel="000F5E70">
          <w:delText xml:space="preserve"> through a random search protocol (SI ??)</w:delText>
        </w:r>
      </w:del>
      <w:r>
        <w:t xml:space="preserve">. </w:t>
      </w:r>
      <w:r w:rsidRPr="000F5E70">
        <w:rPr>
          <w:strike/>
          <w:rPrChange w:id="654" w:author="hgoerlitz" w:date="2021-08-11T17:39:00Z">
            <w:rPr/>
          </w:rPrChange>
        </w:rPr>
        <w:t>Briefly, from a randomly determined time point, an experimenter began searching into a randomly determined direction (backward or forward in time) until a suitable horseshoebat call was found.</w:t>
      </w:r>
      <w:r>
        <w:t xml:space="preserve"> We </w:t>
      </w:r>
      <w:del w:id="655" w:author="hgoerlitz" w:date="2021-08-11T17:40:00Z">
        <w:r w:rsidDel="000F5E70">
          <w:delText xml:space="preserve">were able to find </w:delText>
        </w:r>
      </w:del>
      <w:ins w:id="656" w:author="hgoerlitz" w:date="2021-08-11T17:40:00Z">
        <w:r w:rsidR="000F5E70">
          <w:t xml:space="preserve">found </w:t>
        </w:r>
      </w:ins>
      <w:r>
        <w:t xml:space="preserve">226 individual calls across all the </w:t>
      </w:r>
      <w:del w:id="657" w:author="hgoerlitz" w:date="2021-08-11T17:40:00Z">
        <w:r w:rsidDel="000F5E70">
          <w:delText xml:space="preserve">synchronised </w:delText>
        </w:r>
      </w:del>
      <w:ins w:id="658" w:author="hgoerlitz" w:date="2021-08-11T17:40:00Z">
        <w:r w:rsidR="000F5E70">
          <w:t xml:space="preserve">bat-activity </w:t>
        </w:r>
      </w:ins>
      <w:r>
        <w:t>audio files</w:t>
      </w:r>
      <w:ins w:id="659" w:author="hgoerlitz" w:date="2021-08-11T17:40:00Z">
        <w:r w:rsidR="000F5E70">
          <w:t xml:space="preserve">, which we </w:t>
        </w:r>
      </w:ins>
      <w:del w:id="660" w:author="hgoerlitz" w:date="2021-08-11T17:40:00Z">
        <w:r w:rsidDel="000F5E70">
          <w:delText xml:space="preserve">. Calls were </w:delText>
        </w:r>
      </w:del>
      <w:r>
        <w:t xml:space="preserve">automatically segmented into their </w:t>
      </w:r>
      <w:del w:id="661" w:author="hgoerlitz" w:date="2021-08-11T17:40:00Z">
        <w:r w:rsidDel="000F5E70">
          <w:delText xml:space="preserve">corresponding parts </w:delText>
        </w:r>
      </w:del>
      <w:proofErr w:type="spellStart"/>
      <w:r>
        <w:t>iFM</w:t>
      </w:r>
      <w:proofErr w:type="spellEnd"/>
      <w:ins w:id="662" w:author="hgoerlitz" w:date="2021-08-11T17:40:00Z">
        <w:r w:rsidR="000F5E70">
          <w:t>-</w:t>
        </w:r>
      </w:ins>
      <w:r>
        <w:t xml:space="preserve">, </w:t>
      </w:r>
      <w:proofErr w:type="spellStart"/>
      <w:r>
        <w:t>tFM</w:t>
      </w:r>
      <w:proofErr w:type="spellEnd"/>
      <w:ins w:id="663" w:author="hgoerlitz" w:date="2021-08-11T17:40:00Z">
        <w:r w:rsidR="000F5E70">
          <w:t xml:space="preserve">- and </w:t>
        </w:r>
      </w:ins>
      <w:del w:id="664" w:author="hgoerlitz" w:date="2021-08-11T17:40:00Z">
        <w:r w:rsidDel="000F5E70">
          <w:delText xml:space="preserve"> or </w:delText>
        </w:r>
      </w:del>
      <w:r>
        <w:t>CF</w:t>
      </w:r>
      <w:ins w:id="665" w:author="hgoerlitz" w:date="2021-08-11T17:40:00Z">
        <w:r w:rsidR="000F5E70">
          <w:t>-components</w:t>
        </w:r>
      </w:ins>
      <w:r>
        <w:t xml:space="preserve"> (Figure 2.2)</w:t>
      </w:r>
      <w:ins w:id="666" w:author="hgoerlitz" w:date="2021-08-11T17:41:00Z">
        <w:r w:rsidR="000F5E70">
          <w:t xml:space="preserve">. We used the </w:t>
        </w:r>
      </w:ins>
      <w:del w:id="667" w:author="hgoerlitz" w:date="2021-08-11T17:41:00Z">
        <w:r w:rsidDel="000F5E70">
          <w:delText xml:space="preserve"> ) using the</w:delText>
        </w:r>
      </w:del>
      <w:r>
        <w:t xml:space="preserve"> </w:t>
      </w:r>
      <w:proofErr w:type="spellStart"/>
      <w:r>
        <w:t>itsfm</w:t>
      </w:r>
      <w:proofErr w:type="spellEnd"/>
      <w:r>
        <w:t xml:space="preserve"> package (44)</w:t>
      </w:r>
      <w:ins w:id="668" w:author="hgoerlitz" w:date="2021-08-11T17:41:00Z">
        <w:r w:rsidR="000F5E70">
          <w:t xml:space="preserve"> for automatic segment</w:t>
        </w:r>
      </w:ins>
      <w:ins w:id="669" w:author="hgoerlitz" w:date="2021-08-11T17:42:00Z">
        <w:r w:rsidR="000F5E70">
          <w:t xml:space="preserve">ation, which </w:t>
        </w:r>
      </w:ins>
      <w:ins w:id="670" w:author="hgoerlitz" w:date="2021-08-11T17:44:00Z">
        <w:r w:rsidR="000F5E70">
          <w:t xml:space="preserve">segments the calls based on frequency-time-contours instead of the more </w:t>
        </w:r>
      </w:ins>
      <w:ins w:id="671" w:author="hgoerlitz" w:date="2021-08-11T17:43:00Z">
        <w:r w:rsidR="000F5E70">
          <w:t xml:space="preserve">commonly used </w:t>
        </w:r>
      </w:ins>
      <w:ins w:id="672" w:author="hgoerlitz" w:date="2021-08-11T17:45:00Z">
        <w:r w:rsidR="000F5E70">
          <w:t xml:space="preserve">high-/low-pass </w:t>
        </w:r>
      </w:ins>
      <w:ins w:id="673" w:author="hgoerlitz" w:date="2021-08-11T17:43:00Z">
        <w:r w:rsidR="000F5E70">
          <w:t>filter</w:t>
        </w:r>
      </w:ins>
      <w:ins w:id="674" w:author="hgoerlitz" w:date="2021-08-11T17:45:00Z">
        <w:r w:rsidR="000F5E70">
          <w:t>ing</w:t>
        </w:r>
      </w:ins>
      <w:ins w:id="675" w:author="hgoerlitz" w:date="2021-08-11T17:43:00Z">
        <w:r w:rsidR="000F5E70">
          <w:t xml:space="preserve"> (16,31,36,45,46)</w:t>
        </w:r>
      </w:ins>
      <w:ins w:id="676" w:author="hgoerlitz" w:date="2021-08-11T17:45:00Z">
        <w:r w:rsidR="000F5E70">
          <w:t xml:space="preserve">, which does not work well under noisy natural conditions </w:t>
        </w:r>
        <w:commentRangeStart w:id="677"/>
        <w:r w:rsidR="000F5E70">
          <w:t>(44).</w:t>
        </w:r>
        <w:commentRangeEnd w:id="677"/>
        <w:r w:rsidR="000F5E70">
          <w:rPr>
            <w:rStyle w:val="CommentReference"/>
          </w:rPr>
          <w:commentReference w:id="677"/>
        </w:r>
        <w:r w:rsidR="000F5E70">
          <w:t xml:space="preserve"> </w:t>
        </w:r>
      </w:ins>
      <w:del w:id="678" w:author="hgoerlitz" w:date="2021-08-11T17:45:00Z">
        <w:r w:rsidDel="000F5E70">
          <w:delText xml:space="preserve">. </w:delText>
        </w:r>
      </w:del>
      <w:r w:rsidRPr="000F5E70">
        <w:rPr>
          <w:strike/>
          <w:rPrChange w:id="679" w:author="hgoerlitz" w:date="2021-08-11T17:45:00Z">
            <w:rPr/>
          </w:rPrChange>
        </w:rPr>
        <w:t xml:space="preserve">Most approaches to date segment CF-FM calls into their components by high/low pass filtering around the call’s peak frequency </w:t>
      </w:r>
      <w:del w:id="680" w:author="hgoerlitz" w:date="2021-08-11T17:43:00Z">
        <w:r w:rsidRPr="000F5E70" w:rsidDel="000F5E70">
          <w:rPr>
            <w:strike/>
            <w:rPrChange w:id="681" w:author="hgoerlitz" w:date="2021-08-11T17:45:00Z">
              <w:rPr/>
            </w:rPrChange>
          </w:rPr>
          <w:delText xml:space="preserve">(16,31,36,45,46). </w:delText>
        </w:r>
      </w:del>
      <w:r w:rsidRPr="000F5E70">
        <w:rPr>
          <w:strike/>
          <w:rPrChange w:id="682" w:author="hgoerlitz" w:date="2021-08-11T17:45:00Z">
            <w:rPr/>
          </w:rPrChange>
        </w:rPr>
        <w:t xml:space="preserve">For an accurate estimate of the peak frequency, this approach requires a recording of the call with a prominent CF component, which is suitable under controlled laboratory settings. Peak frequency estimation often fails in the analysis of CF-FM calls recorded in the field under a variety of conditions eg. calls with loud FM and faint CF components. </w:t>
      </w:r>
      <w:r w:rsidRPr="000F5E70">
        <w:rPr>
          <w:i/>
          <w:iCs/>
          <w:strike/>
          <w:rPrChange w:id="683" w:author="hgoerlitz" w:date="2021-08-11T17:45:00Z">
            <w:rPr>
              <w:i/>
              <w:iCs/>
            </w:rPr>
          </w:rPrChange>
        </w:rPr>
        <w:t>itsfm</w:t>
      </w:r>
      <w:r w:rsidRPr="000F5E70">
        <w:rPr>
          <w:strike/>
          <w:rPrChange w:id="684" w:author="hgoerlitz" w:date="2021-08-11T17:45:00Z">
            <w:rPr/>
          </w:rPrChange>
        </w:rPr>
        <w:t xml:space="preserve"> overcomes these limitations by tracking the change in frequency over the call time to segment it into FM and CF components.</w:t>
      </w:r>
      <w:r>
        <w:t xml:space="preserve"> </w:t>
      </w:r>
      <w:del w:id="685" w:author="hgoerlitz" w:date="2021-08-11T17:46:00Z">
        <w:r w:rsidDel="000F5E70">
          <w:delText>For our analysis, w</w:delText>
        </w:r>
      </w:del>
      <w:ins w:id="686" w:author="hgoerlitz" w:date="2021-08-11T17:46:00Z">
        <w:r w:rsidR="000F5E70">
          <w:t>W</w:t>
        </w:r>
      </w:ins>
      <w:r>
        <w:t>e defined FM components as those portions of a call where frequency modulation was larger than 2 kHz/ms</w:t>
      </w:r>
      <w:ins w:id="687" w:author="hgoerlitz" w:date="2021-08-11T17:50:00Z">
        <w:r w:rsidR="00FD3176">
          <w:t xml:space="preserve"> </w:t>
        </w:r>
      </w:ins>
      <w:ins w:id="688" w:author="hgoerlitz" w:date="2021-08-11T17:47:00Z">
        <w:r w:rsidR="000F5E70">
          <w:t>(</w:t>
        </w:r>
      </w:ins>
      <w:ins w:id="689" w:author="hgoerlitz" w:date="2021-08-11T17:50:00Z">
        <w:r w:rsidR="00FD3176">
          <w:t>f</w:t>
        </w:r>
      </w:ins>
      <w:ins w:id="690" w:author="hgoerlitz" w:date="2021-08-11T17:47:00Z">
        <w:r w:rsidR="000F5E70">
          <w:t xml:space="preserve">urther </w:t>
        </w:r>
      </w:ins>
      <w:proofErr w:type="spellStart"/>
      <w:ins w:id="691" w:author="hgoerlitz" w:date="2021-08-11T17:49:00Z">
        <w:r w:rsidR="006D1F1C">
          <w:t>itsfm</w:t>
        </w:r>
        <w:proofErr w:type="spellEnd"/>
        <w:r w:rsidR="006D1F1C">
          <w:t>-</w:t>
        </w:r>
      </w:ins>
      <w:del w:id="692" w:author="hgoerlitz" w:date="2021-08-11T17:47:00Z">
        <w:r w:rsidDel="000F5E70">
          <w:delText xml:space="preserve">. Further </w:delText>
        </w:r>
      </w:del>
      <w:r>
        <w:t xml:space="preserve">settings </w:t>
      </w:r>
      <w:ins w:id="693" w:author="hgoerlitz" w:date="2021-08-11T17:48:00Z">
        <w:r w:rsidR="006D1F1C">
          <w:t>(44)</w:t>
        </w:r>
      </w:ins>
      <w:ins w:id="694" w:author="hgoerlitz" w:date="2021-08-11T17:47:00Z">
        <w:r w:rsidR="000F5E70">
          <w:t xml:space="preserve">: </w:t>
        </w:r>
      </w:ins>
      <w:del w:id="695" w:author="hgoerlitz" w:date="2021-08-11T17:47:00Z">
        <w:r w:rsidDel="000F5E70">
          <w:delText xml:space="preserve">were a maximum acceleration </w:delText>
        </w:r>
      </w:del>
      <w:del w:id="696" w:author="hgoerlitz" w:date="2021-08-11T17:48:00Z">
        <w:r w:rsidDel="000F5E70">
          <w:delText xml:space="preserve">of </w:delText>
        </w:r>
      </w:del>
      <w:r>
        <w:t>3 kHz/ms</w:t>
      </w:r>
      <m:oMath>
        <m:sSup>
          <m:sSupPr>
            <m:ctrlPr>
              <w:rPr>
                <w:rFonts w:ascii="Cambria Math" w:hAnsi="Cambria Math"/>
              </w:rPr>
            </m:ctrlPr>
          </m:sSupPr>
          <m:e>
            <m:r>
              <w:rPr>
                <w:rFonts w:ascii="Cambria Math" w:hAnsi="Cambria Math"/>
              </w:rPr>
              <m:t>​</m:t>
            </m:r>
          </m:e>
          <m:sup>
            <m:r>
              <w:rPr>
                <w:rFonts w:ascii="Cambria Math" w:hAnsi="Cambria Math"/>
              </w:rPr>
              <m:t>2</m:t>
            </m:r>
          </m:sup>
        </m:sSup>
      </m:oMath>
      <w:ins w:id="697" w:author="hgoerlitz" w:date="2021-08-11T17:48:00Z">
        <w:r w:rsidR="000F5E70">
          <w:t xml:space="preserve"> maximum acceleration, 50 µs </w:t>
        </w:r>
      </w:ins>
      <w:del w:id="698" w:author="hgoerlitz" w:date="2021-08-11T17:48:00Z">
        <w:r w:rsidDel="000F5E70">
          <w:delText xml:space="preserve">, an </w:delText>
        </w:r>
      </w:del>
      <w:r>
        <w:t>extrapolation window</w:t>
      </w:r>
      <w:ins w:id="699" w:author="hgoerlitz" w:date="2021-08-11T17:48:00Z">
        <w:r w:rsidR="000F5E70">
          <w:t xml:space="preserve">, </w:t>
        </w:r>
      </w:ins>
      <w:del w:id="700" w:author="hgoerlitz" w:date="2021-08-11T17:48:00Z">
        <w:r w:rsidDel="000F5E70">
          <w:delText xml:space="preserve"> of 50 </w:delText>
        </w:r>
        <m:oMath>
          <m:r>
            <w:rPr>
              <w:rFonts w:ascii="Cambria Math" w:hAnsi="Cambria Math"/>
            </w:rPr>
            <m:t>μ</m:t>
          </m:r>
        </m:oMath>
        <w:r w:rsidDel="000F5E70">
          <w:delText xml:space="preserve">s and a window size of </w:delText>
        </w:r>
      </w:del>
      <w:r>
        <w:t>375 samples</w:t>
      </w:r>
      <w:ins w:id="701" w:author="hgoerlitz" w:date="2021-08-11T17:48:00Z">
        <w:r w:rsidR="000F5E70">
          <w:t xml:space="preserve"> window size</w:t>
        </w:r>
      </w:ins>
      <w:ins w:id="702" w:author="hgoerlitz" w:date="2021-08-11T17:49:00Z">
        <w:r w:rsidR="006D1F1C">
          <w:t>; t</w:t>
        </w:r>
      </w:ins>
      <w:del w:id="703" w:author="hgoerlitz" w:date="2021-08-11T17:48:00Z">
        <w:r w:rsidDel="006D1F1C">
          <w:delText xml:space="preserve">. </w:delText>
        </w:r>
      </w:del>
      <w:del w:id="704" w:author="hgoerlitz" w:date="2021-08-11T17:49:00Z">
        <w:r w:rsidDel="006D1F1C">
          <w:delText>T</w:delText>
        </w:r>
      </w:del>
      <w:r>
        <w:t xml:space="preserve">hreshold signal level and time-frequency clip range </w:t>
      </w:r>
      <w:commentRangeStart w:id="705"/>
      <w:del w:id="706" w:author="hgoerlitz" w:date="2021-08-11T17:49:00Z">
        <w:r w:rsidDel="006D1F1C">
          <w:delText xml:space="preserve">were </w:delText>
        </w:r>
      </w:del>
      <w:r>
        <w:t xml:space="preserve">manually </w:t>
      </w:r>
      <w:commentRangeEnd w:id="705"/>
      <w:r w:rsidR="006D1F1C">
        <w:rPr>
          <w:rStyle w:val="CommentReference"/>
        </w:rPr>
        <w:commentReference w:id="705"/>
      </w:r>
      <w:r>
        <w:t xml:space="preserve">tuned for each calls using the </w:t>
      </w:r>
      <w:r>
        <w:rPr>
          <w:rStyle w:val="VerbatimChar"/>
        </w:rPr>
        <w:t>pwvd</w:t>
      </w:r>
      <w:r>
        <w:t xml:space="preserve"> method, since each call had differing received levels</w:t>
      </w:r>
      <w:del w:id="707" w:author="hgoerlitz" w:date="2021-08-11T17:50:00Z">
        <w:r w:rsidDel="00FD3176">
          <w:delText>.</w:delText>
        </w:r>
      </w:del>
      <w:ins w:id="708" w:author="hgoerlitz" w:date="2021-08-11T17:49:00Z">
        <w:r w:rsidR="006D1F1C">
          <w:t>)</w:t>
        </w:r>
      </w:ins>
      <w:ins w:id="709" w:author="hgoerlitz" w:date="2021-08-11T17:50:00Z">
        <w:r w:rsidR="00FD3176">
          <w:t>.</w:t>
        </w:r>
      </w:ins>
    </w:p>
    <w:p w14:paraId="0A76C674" w14:textId="2B6648EA" w:rsidR="00C40095" w:rsidRDefault="00FD3176" w:rsidP="00327281">
      <w:pPr>
        <w:pStyle w:val="BodyText"/>
      </w:pPr>
      <w:ins w:id="710" w:author="hgoerlitz" w:date="2021-08-11T17:50:00Z">
        <w:r>
          <w:t xml:space="preserve">We measured specific </w:t>
        </w:r>
      </w:ins>
      <w:ins w:id="711" w:author="hgoerlitz" w:date="2021-08-11T17:51:00Z">
        <w:r>
          <w:t xml:space="preserve">parameters for </w:t>
        </w:r>
      </w:ins>
      <w:del w:id="712" w:author="hgoerlitz" w:date="2021-08-11T17:51:00Z">
        <w:r w:rsidR="00AE3C4E" w:rsidDel="00FD3176">
          <w:delText xml:space="preserve">From </w:delText>
        </w:r>
      </w:del>
      <w:ins w:id="713" w:author="hgoerlitz" w:date="2021-08-11T17:51:00Z">
        <w:r>
          <w:t xml:space="preserve">each of </w:t>
        </w:r>
      </w:ins>
      <w:r w:rsidR="00AE3C4E">
        <w:t xml:space="preserve">the three </w:t>
      </w:r>
      <w:ins w:id="714" w:author="hgoerlitz" w:date="2021-08-11T17:51:00Z">
        <w:r>
          <w:t xml:space="preserve">call </w:t>
        </w:r>
      </w:ins>
      <w:r w:rsidR="00AE3C4E">
        <w:t>components</w:t>
      </w:r>
      <w:del w:id="715" w:author="hgoerlitz" w:date="2021-08-11T17:51:00Z">
        <w:r w:rsidR="00AE3C4E" w:rsidDel="00FD3176">
          <w:delText xml:space="preserve"> of each call, we measured specific parameters</w:delText>
        </w:r>
      </w:del>
      <w:r w:rsidR="00AE3C4E">
        <w:t xml:space="preserve">. </w:t>
      </w:r>
      <w:commentRangeStart w:id="716"/>
      <w:r w:rsidR="00AE3C4E">
        <w:t xml:space="preserve">For </w:t>
      </w:r>
      <w:commentRangeEnd w:id="716"/>
      <w:r>
        <w:rPr>
          <w:rStyle w:val="CommentReference"/>
        </w:rPr>
        <w:commentReference w:id="716"/>
      </w:r>
      <w:r w:rsidR="00AE3C4E">
        <w:t xml:space="preserve">the </w:t>
      </w:r>
      <w:commentRangeStart w:id="717"/>
      <w:r w:rsidR="00AE3C4E">
        <w:t>CF</w:t>
      </w:r>
      <w:ins w:id="718" w:author="hgoerlitz" w:date="2021-08-11T17:51:00Z">
        <w:r>
          <w:t>-</w:t>
        </w:r>
      </w:ins>
      <w:del w:id="719" w:author="hgoerlitz" w:date="2021-08-11T17:51:00Z">
        <w:r w:rsidR="00AE3C4E" w:rsidDel="00FD3176">
          <w:delText xml:space="preserve"> </w:delText>
        </w:r>
      </w:del>
      <w:r w:rsidR="00AE3C4E">
        <w:t>component</w:t>
      </w:r>
      <w:commentRangeEnd w:id="717"/>
      <w:r>
        <w:rPr>
          <w:rStyle w:val="CommentReference"/>
        </w:rPr>
        <w:commentReference w:id="717"/>
      </w:r>
      <w:r w:rsidR="00AE3C4E">
        <w:t xml:space="preserve">, we measured </w:t>
      </w:r>
      <w:del w:id="720" w:author="hgoerlitz" w:date="2021-08-11T17:51:00Z">
        <w:r w:rsidR="00AE3C4E" w:rsidDel="00FD3176">
          <w:delText xml:space="preserve">the </w:delText>
        </w:r>
      </w:del>
      <w:r w:rsidR="00AE3C4E">
        <w:t xml:space="preserve">peak frequency, </w:t>
      </w:r>
      <w:ins w:id="721" w:author="hgoerlitz" w:date="2021-08-11T17:52:00Z">
        <w:r>
          <w:t xml:space="preserve">received </w:t>
        </w:r>
      </w:ins>
      <w:r w:rsidR="00AE3C4E">
        <w:t xml:space="preserve">root-mean-square (RMS) </w:t>
      </w:r>
      <w:ins w:id="722" w:author="hgoerlitz" w:date="2021-08-11T17:52:00Z">
        <w:r>
          <w:t xml:space="preserve">sound pressure </w:t>
        </w:r>
      </w:ins>
      <w:commentRangeStart w:id="723"/>
      <w:r w:rsidR="00AE3C4E">
        <w:t xml:space="preserve">level </w:t>
      </w:r>
      <w:commentRangeEnd w:id="723"/>
      <w:r w:rsidR="004B639C">
        <w:rPr>
          <w:rStyle w:val="CommentReference"/>
        </w:rPr>
        <w:commentReference w:id="723"/>
      </w:r>
      <w:ins w:id="724" w:author="hgoerlitz" w:date="2021-08-11T17:56:00Z">
        <w:r>
          <w:t xml:space="preserve">(SPL) </w:t>
        </w:r>
      </w:ins>
      <w:r w:rsidR="00AE3C4E">
        <w:t>and duration. For the FM</w:t>
      </w:r>
      <w:ins w:id="725" w:author="hgoerlitz" w:date="2021-08-11T17:53:00Z">
        <w:r>
          <w:t>-</w:t>
        </w:r>
      </w:ins>
      <w:del w:id="726" w:author="hgoerlitz" w:date="2021-08-11T17:53:00Z">
        <w:r w:rsidR="00AE3C4E" w:rsidDel="00FD3176">
          <w:delText xml:space="preserve"> </w:delText>
        </w:r>
      </w:del>
      <w:r w:rsidR="00AE3C4E">
        <w:t>components, we measured the lowest frequency (at 10 dB below the level of the peak frequency of the FM</w:t>
      </w:r>
      <w:ins w:id="727" w:author="hgoerlitz" w:date="2021-08-11T17:53:00Z">
        <w:r>
          <w:t>-</w:t>
        </w:r>
      </w:ins>
      <w:del w:id="728" w:author="hgoerlitz" w:date="2021-08-11T17:53:00Z">
        <w:r w:rsidR="00AE3C4E" w:rsidDel="00FD3176">
          <w:delText xml:space="preserve"> </w:delText>
        </w:r>
      </w:del>
      <w:r w:rsidR="00AE3C4E">
        <w:t>component), bandwidth (</w:t>
      </w:r>
      <w:del w:id="729" w:author="hgoerlitz" w:date="2021-08-11T17:52:00Z">
        <w:r w:rsidR="00AE3C4E" w:rsidDel="00FD3176">
          <w:delText xml:space="preserve">defined as </w:delText>
        </w:r>
      </w:del>
      <w:r w:rsidR="00AE3C4E">
        <w:t>difference between the CF peak frequency and the</w:t>
      </w:r>
      <w:ins w:id="730" w:author="hgoerlitz" w:date="2021-08-11T17:56:00Z">
        <w:r>
          <w:t xml:space="preserve"> FM</w:t>
        </w:r>
      </w:ins>
      <w:r w:rsidR="00AE3C4E">
        <w:t xml:space="preserve"> lowest frequency</w:t>
      </w:r>
      <w:del w:id="731" w:author="hgoerlitz" w:date="2021-08-11T17:56:00Z">
        <w:r w:rsidR="00AE3C4E" w:rsidDel="00FD3176">
          <w:delText xml:space="preserve"> of the FM component</w:delText>
        </w:r>
      </w:del>
      <w:r w:rsidR="00AE3C4E">
        <w:t xml:space="preserve">), </w:t>
      </w:r>
      <w:ins w:id="732" w:author="hgoerlitz" w:date="2021-08-11T17:56:00Z">
        <w:r>
          <w:t xml:space="preserve">received </w:t>
        </w:r>
      </w:ins>
      <w:r w:rsidR="00AE3C4E">
        <w:t xml:space="preserve">RMS </w:t>
      </w:r>
      <w:ins w:id="733" w:author="hgoerlitz" w:date="2021-08-11T17:56:00Z">
        <w:r>
          <w:t>SPL</w:t>
        </w:r>
      </w:ins>
      <w:del w:id="734" w:author="hgoerlitz" w:date="2021-08-11T17:56:00Z">
        <w:r w:rsidR="00AE3C4E" w:rsidDel="00FD3176">
          <w:delText>level</w:delText>
        </w:r>
      </w:del>
      <w:r w:rsidR="00AE3C4E">
        <w:t xml:space="preserve"> and duration. </w:t>
      </w:r>
      <w:ins w:id="735" w:author="hgoerlitz" w:date="2021-08-11T17:56:00Z">
        <w:r>
          <w:t xml:space="preserve">To </w:t>
        </w:r>
        <w:proofErr w:type="spellStart"/>
        <w:r>
          <w:t>analyse</w:t>
        </w:r>
        <w:proofErr w:type="spellEnd"/>
        <w:r>
          <w:t xml:space="preserve"> </w:t>
        </w:r>
      </w:ins>
      <w:ins w:id="736" w:author="hgoerlitz" w:date="2021-08-11T17:57:00Z">
        <w:r>
          <w:t xml:space="preserve">how bats </w:t>
        </w:r>
      </w:ins>
      <w:ins w:id="737" w:author="hgoerlitz" w:date="2021-08-11T18:01:00Z">
        <w:r w:rsidR="00327281">
          <w:t>adjust their</w:t>
        </w:r>
      </w:ins>
      <w:ins w:id="738" w:author="hgoerlitz" w:date="2021-08-11T17:58:00Z">
        <w:r>
          <w:t xml:space="preserve"> call energy between call components </w:t>
        </w:r>
      </w:ins>
      <w:ins w:id="739" w:author="hgoerlitz" w:date="2021-08-11T17:57:00Z">
        <w:r>
          <w:t>(16,31)</w:t>
        </w:r>
      </w:ins>
      <w:ins w:id="740" w:author="hgoerlitz" w:date="2021-08-11T17:58:00Z">
        <w:r>
          <w:t>, we</w:t>
        </w:r>
      </w:ins>
      <w:del w:id="741" w:author="hgoerlitz" w:date="2021-08-11T17:58:00Z">
        <w:r w:rsidR="00AE3C4E" w:rsidDel="00FD3176">
          <w:delText>We also</w:delText>
        </w:r>
      </w:del>
      <w:r w:rsidR="00AE3C4E">
        <w:t xml:space="preserve"> calculated </w:t>
      </w:r>
      <w:ins w:id="742" w:author="hgoerlitz" w:date="2021-08-11T17:59:00Z">
        <w:r w:rsidR="004B639C">
          <w:t xml:space="preserve">the SPL-difference </w:t>
        </w:r>
      </w:ins>
      <w:ins w:id="743" w:author="hgoerlitz" w:date="2021-08-11T18:01:00Z">
        <w:r w:rsidR="00327281">
          <w:t xml:space="preserve">between the </w:t>
        </w:r>
      </w:ins>
      <w:proofErr w:type="spellStart"/>
      <w:ins w:id="744" w:author="hgoerlitz" w:date="2021-08-11T17:59:00Z">
        <w:r w:rsidR="004B639C">
          <w:t>iFM</w:t>
        </w:r>
        <w:proofErr w:type="spellEnd"/>
        <w:r w:rsidR="004B639C">
          <w:t xml:space="preserve"> and </w:t>
        </w:r>
        <w:proofErr w:type="spellStart"/>
        <w:r w:rsidR="004B639C">
          <w:t>tFM</w:t>
        </w:r>
        <w:proofErr w:type="spellEnd"/>
        <w:r w:rsidR="004B639C">
          <w:t xml:space="preserve"> co</w:t>
        </w:r>
      </w:ins>
      <w:ins w:id="745" w:author="hgoerlitz" w:date="2021-08-11T18:01:00Z">
        <w:r w:rsidR="00327281">
          <w:t>mponents and the CF-component.</w:t>
        </w:r>
      </w:ins>
      <w:del w:id="746" w:author="hgoerlitz" w:date="2021-08-11T18:01:00Z">
        <w:r w:rsidR="00AE3C4E" w:rsidDel="00327281">
          <w:delText>the iFM</w:delText>
        </w:r>
      </w:del>
      <w:del w:id="747" w:author="hgoerlitz" w:date="2021-08-11T17:58:00Z">
        <w:r w:rsidR="00AE3C4E" w:rsidDel="004B639C">
          <w:delText>/</w:delText>
        </w:r>
      </w:del>
      <w:del w:id="748" w:author="hgoerlitz" w:date="2021-08-11T18:01:00Z">
        <w:r w:rsidR="00AE3C4E" w:rsidDel="00327281">
          <w:delText>CF and tFM</w:delText>
        </w:r>
      </w:del>
      <w:del w:id="749" w:author="hgoerlitz" w:date="2021-08-11T17:58:00Z">
        <w:r w:rsidR="00AE3C4E" w:rsidDel="004B639C">
          <w:delText>/</w:delText>
        </w:r>
      </w:del>
      <w:del w:id="750" w:author="hgoerlitz" w:date="2021-08-11T18:01:00Z">
        <w:r w:rsidR="00AE3C4E" w:rsidDel="00327281">
          <w:delText>CF</w:delText>
        </w:r>
      </w:del>
      <w:del w:id="751" w:author="hgoerlitz" w:date="2021-08-11T17:58:00Z">
        <w:r w:rsidR="00AE3C4E" w:rsidDel="004B639C">
          <w:delText xml:space="preserve"> </w:delText>
        </w:r>
      </w:del>
      <w:del w:id="752" w:author="hgoerlitz" w:date="2021-08-11T18:01:00Z">
        <w:r w:rsidR="00AE3C4E" w:rsidDel="00327281">
          <w:delText>level</w:delText>
        </w:r>
      </w:del>
      <w:del w:id="753" w:author="hgoerlitz" w:date="2021-08-11T17:58:00Z">
        <w:r w:rsidR="00AE3C4E" w:rsidDel="004B639C">
          <w:delText xml:space="preserve"> </w:delText>
        </w:r>
      </w:del>
      <w:del w:id="754" w:author="hgoerlitz" w:date="2021-08-11T18:01:00Z">
        <w:r w:rsidR="00AE3C4E" w:rsidDel="00327281">
          <w:delText>difference, i.e., the level of the iFM and tFM components relative to the CF component, because CF-FM bats independently vary the relative levels of call components in a context specific</w:delText>
        </w:r>
      </w:del>
      <w:r w:rsidR="00AE3C4E">
        <w:t xml:space="preserve"> </w:t>
      </w:r>
      <w:del w:id="755" w:author="hgoerlitz" w:date="2021-08-11T17:57:00Z">
        <w:r w:rsidR="00AE3C4E" w:rsidDel="00FD3176">
          <w:delText>manner (16,31).</w:delText>
        </w:r>
      </w:del>
    </w:p>
    <w:p w14:paraId="09A7F682" w14:textId="661F5B82" w:rsidR="00C40095" w:rsidRDefault="00310AC6" w:rsidP="00310AC6">
      <w:pPr>
        <w:pStyle w:val="BodyText"/>
      </w:pPr>
      <w:ins w:id="756" w:author="hgoerlitz" w:date="2021-08-11T18:03:00Z">
        <w:r>
          <w:t xml:space="preserve">CF-duration in multi-bat contexts showed a </w:t>
        </w:r>
      </w:ins>
      <w:del w:id="757" w:author="hgoerlitz" w:date="2021-08-11T18:03:00Z">
        <w:r w:rsidR="00AE3C4E" w:rsidDel="00310AC6">
          <w:delText xml:space="preserve">Statistical analysis of the individual call data revealed that multi-bat calls showed a </w:delText>
        </w:r>
      </w:del>
      <w:r w:rsidR="00AE3C4E">
        <w:t xml:space="preserve">non-negligible reduction </w:t>
      </w:r>
      <w:del w:id="758" w:author="hgoerlitz" w:date="2021-08-11T18:03:00Z">
        <w:r w:rsidR="00AE3C4E" w:rsidDel="00310AC6">
          <w:delText xml:space="preserve">in CF duration </w:delText>
        </w:r>
      </w:del>
      <w:r w:rsidR="00AE3C4E">
        <w:t xml:space="preserve">(4.1). </w:t>
      </w:r>
      <w:del w:id="759" w:author="hgoerlitz" w:date="2021-08-11T18:03:00Z">
        <w:r w:rsidR="00AE3C4E" w:rsidDel="00310AC6">
          <w:delText xml:space="preserve">The </w:delText>
        </w:r>
      </w:del>
      <w:ins w:id="760" w:author="hgoerlitz" w:date="2021-08-11T18:03:00Z">
        <w:r>
          <w:t xml:space="preserve">This </w:t>
        </w:r>
      </w:ins>
      <w:r w:rsidR="00AE3C4E">
        <w:t>apparent reduction</w:t>
      </w:r>
      <w:ins w:id="761" w:author="hgoerlitz" w:date="2021-08-11T18:03:00Z">
        <w:r>
          <w:t>, however,</w:t>
        </w:r>
      </w:ins>
      <w:r w:rsidR="00AE3C4E">
        <w:t xml:space="preserve"> </w:t>
      </w:r>
      <w:ins w:id="762" w:author="hgoerlitz" w:date="2021-08-11T18:04:00Z">
        <w:r>
          <w:t>could originate from a selection bias of our individual ca</w:t>
        </w:r>
      </w:ins>
      <w:ins w:id="763" w:author="hgoerlitz" w:date="2021-08-11T18:05:00Z">
        <w:r>
          <w:t xml:space="preserve">ll analysis, since shorter calls are </w:t>
        </w:r>
      </w:ins>
      <w:del w:id="764" w:author="hgoerlitz" w:date="2021-08-11T18:05:00Z">
        <w:r w:rsidR="00AE3C4E" w:rsidDel="00310AC6">
          <w:delText xml:space="preserve">may have also been due to a bias in our individual call selection that favoured shorter calls. Shorter calls with lower CF durations were potentially </w:delText>
        </w:r>
      </w:del>
      <w:r w:rsidR="00AE3C4E">
        <w:t xml:space="preserve">less likely to be overlapped and thus </w:t>
      </w:r>
      <w:ins w:id="765" w:author="hgoerlitz" w:date="2021-08-11T18:05:00Z">
        <w:r>
          <w:t xml:space="preserve">more likely to be </w:t>
        </w:r>
      </w:ins>
      <w:r w:rsidR="00AE3C4E">
        <w:t>selected</w:t>
      </w:r>
      <w:del w:id="766" w:author="hgoerlitz" w:date="2021-08-11T18:05:00Z">
        <w:r w:rsidR="00AE3C4E" w:rsidDel="00310AC6">
          <w:delText xml:space="preserve"> more often</w:delText>
        </w:r>
      </w:del>
      <w:r w:rsidR="00AE3C4E">
        <w:t xml:space="preserve">. To eliminate </w:t>
      </w:r>
      <w:del w:id="767" w:author="hgoerlitz" w:date="2021-08-11T18:06:00Z">
        <w:r w:rsidR="00AE3C4E" w:rsidDel="00310AC6">
          <w:delText xml:space="preserve">the possibility of </w:delText>
        </w:r>
      </w:del>
      <w:r w:rsidR="00AE3C4E">
        <w:t xml:space="preserve">a </w:t>
      </w:r>
      <w:ins w:id="768" w:author="hgoerlitz" w:date="2021-08-11T18:06:00Z">
        <w:r>
          <w:t xml:space="preserve">possible </w:t>
        </w:r>
      </w:ins>
      <w:r w:rsidR="00AE3C4E">
        <w:t>methodological bias</w:t>
      </w:r>
      <w:ins w:id="769" w:author="hgoerlitz" w:date="2021-08-11T18:06:00Z">
        <w:r>
          <w:t>,</w:t>
        </w:r>
      </w:ins>
      <w:r w:rsidR="00AE3C4E">
        <w:t xml:space="preserve"> we extended the CF duration analysis </w:t>
      </w:r>
      <w:del w:id="770" w:author="hgoerlitz" w:date="2021-08-11T18:07:00Z">
        <w:r w:rsidR="00AE3C4E" w:rsidDel="00310AC6">
          <w:delText xml:space="preserve">by </w:delText>
        </w:r>
      </w:del>
      <w:ins w:id="771" w:author="hgoerlitz" w:date="2021-08-11T18:07:00Z">
        <w:r>
          <w:t xml:space="preserve">to </w:t>
        </w:r>
      </w:ins>
      <w:del w:id="772" w:author="hgoerlitz" w:date="2021-08-11T18:07:00Z">
        <w:r w:rsidR="00AE3C4E" w:rsidDel="00310AC6">
          <w:delText xml:space="preserve">measuring </w:delText>
        </w:r>
      </w:del>
      <w:r w:rsidR="00AE3C4E">
        <w:t xml:space="preserve">multiple </w:t>
      </w:r>
      <w:ins w:id="773" w:author="hgoerlitz" w:date="2021-08-11T18:07:00Z">
        <w:r>
          <w:t xml:space="preserve">individual </w:t>
        </w:r>
      </w:ins>
      <w:r w:rsidR="00AE3C4E">
        <w:t xml:space="preserve">calls within </w:t>
      </w:r>
      <w:del w:id="774" w:author="hgoerlitz" w:date="2021-08-11T18:11:00Z">
        <w:r w:rsidR="00AE3C4E" w:rsidDel="003E33F5">
          <w:delText xml:space="preserve">each </w:delText>
        </w:r>
      </w:del>
      <w:ins w:id="775" w:author="hgoerlitz" w:date="2021-08-11T18:11:00Z">
        <w:r w:rsidR="003E33F5">
          <w:t xml:space="preserve">each </w:t>
        </w:r>
      </w:ins>
      <w:r w:rsidR="00AE3C4E">
        <w:t>bat activity audio</w:t>
      </w:r>
      <w:ins w:id="776" w:author="hgoerlitz" w:date="2021-08-11T18:11:00Z">
        <w:r w:rsidR="003E33F5">
          <w:t xml:space="preserve"> already </w:t>
        </w:r>
        <w:proofErr w:type="spellStart"/>
        <w:r w:rsidR="003E33F5">
          <w:t>analysed</w:t>
        </w:r>
        <w:proofErr w:type="spellEnd"/>
        <w:r w:rsidR="003E33F5">
          <w:t xml:space="preserve"> before</w:t>
        </w:r>
      </w:ins>
      <w:r w:rsidR="00AE3C4E">
        <w:t xml:space="preserve">. </w:t>
      </w:r>
      <w:del w:id="777" w:author="hgoerlitz" w:date="2021-08-11T18:07:00Z">
        <w:r w:rsidR="00AE3C4E" w:rsidDel="00310AC6">
          <w:delText xml:space="preserve">The </w:delText>
        </w:r>
      </w:del>
      <w:ins w:id="778" w:author="hgoerlitz" w:date="2021-08-11T18:07:00Z">
        <w:r>
          <w:t xml:space="preserve">We obtained the </w:t>
        </w:r>
      </w:ins>
      <w:r w:rsidR="00AE3C4E">
        <w:t xml:space="preserve">spectrogram of </w:t>
      </w:r>
      <w:del w:id="779" w:author="hgoerlitz" w:date="2021-08-11T18:07:00Z">
        <w:r w:rsidR="00AE3C4E" w:rsidDel="00310AC6">
          <w:delText xml:space="preserve">a </w:delText>
        </w:r>
      </w:del>
      <w:ins w:id="780" w:author="hgoerlitz" w:date="2021-08-11T18:07:00Z">
        <w:r>
          <w:t xml:space="preserve">each </w:t>
        </w:r>
      </w:ins>
      <w:r w:rsidR="00AE3C4E">
        <w:t>bat activity audio</w:t>
      </w:r>
      <w:ins w:id="781" w:author="hgoerlitz" w:date="2021-08-11T18:09:00Z">
        <w:r w:rsidR="00376151">
          <w:t xml:space="preserve"> and </w:t>
        </w:r>
      </w:ins>
      <w:ins w:id="782" w:author="hgoerlitz" w:date="2021-08-11T18:08:00Z">
        <w:r>
          <w:t xml:space="preserve">identified </w:t>
        </w:r>
      </w:ins>
      <w:del w:id="783" w:author="hgoerlitz" w:date="2021-08-11T18:08:00Z">
        <w:r w:rsidR="00AE3C4E" w:rsidDel="00310AC6">
          <w:delText xml:space="preserve"> was calculated, and </w:delText>
        </w:r>
      </w:del>
      <w:r w:rsidR="00AE3C4E">
        <w:t xml:space="preserve">a </w:t>
      </w:r>
      <w:del w:id="784" w:author="hgoerlitz" w:date="2021-08-11T18:08:00Z">
        <w:r w:rsidR="00AE3C4E" w:rsidDel="00310AC6">
          <w:delText>‘</w:delText>
        </w:r>
      </w:del>
      <w:r w:rsidR="00AE3C4E">
        <w:t>main</w:t>
      </w:r>
      <w:del w:id="785" w:author="hgoerlitz" w:date="2021-08-11T18:08:00Z">
        <w:r w:rsidR="00AE3C4E" w:rsidDel="00310AC6">
          <w:delText>’</w:delText>
        </w:r>
      </w:del>
      <w:r w:rsidR="00AE3C4E">
        <w:t xml:space="preserve"> </w:t>
      </w:r>
      <w:ins w:id="786" w:author="hgoerlitz" w:date="2021-08-11T18:08:00Z">
        <w:r>
          <w:t xml:space="preserve">frequency </w:t>
        </w:r>
      </w:ins>
      <w:r w:rsidR="00AE3C4E">
        <w:t xml:space="preserve">band </w:t>
      </w:r>
      <w:del w:id="787" w:author="hgoerlitz" w:date="2021-08-11T18:08:00Z">
        <w:r w:rsidR="00AE3C4E" w:rsidDel="00310AC6">
          <w:delText xml:space="preserve">was chosen consisting </w:delText>
        </w:r>
      </w:del>
      <w:ins w:id="788" w:author="hgoerlitz" w:date="2021-08-11T18:08:00Z">
        <w:r>
          <w:t xml:space="preserve">within </w:t>
        </w:r>
      </w:ins>
      <w:ins w:id="789" w:author="hgoerlitz" w:date="2021-08-11T18:09:00Z">
        <w:r w:rsidR="00376151">
          <w:t xml:space="preserve">±1.5 kHz </w:t>
        </w:r>
      </w:ins>
      <w:r w:rsidR="00AE3C4E">
        <w:t xml:space="preserve">of the </w:t>
      </w:r>
      <w:ins w:id="790" w:author="hgoerlitz" w:date="2021-08-11T18:09:00Z">
        <w:r w:rsidR="00376151">
          <w:t xml:space="preserve">average spectrogram </w:t>
        </w:r>
      </w:ins>
      <w:r w:rsidR="00AE3C4E">
        <w:t>peak frequency</w:t>
      </w:r>
      <w:ins w:id="791" w:author="hgoerlitz" w:date="2021-08-11T18:09:00Z">
        <w:r w:rsidR="00376151">
          <w:t xml:space="preserve">, which </w:t>
        </w:r>
      </w:ins>
      <w:del w:id="792" w:author="hgoerlitz" w:date="2021-08-11T18:09:00Z">
        <w:r w:rsidR="00AE3C4E" w:rsidDel="00376151">
          <w:delText xml:space="preserve"> </w:delText>
        </w:r>
      </w:del>
      <m:oMath>
        <m:r>
          <w:del w:id="793" w:author="hgoerlitz" w:date="2021-08-11T18:06:00Z">
            <m:rPr>
              <m:sty m:val="p"/>
            </m:rPr>
            <w:rPr>
              <w:rFonts w:ascii="Cambria Math" w:hAnsi="Cambria Math"/>
            </w:rPr>
            <m:t>±</m:t>
          </w:del>
        </m:r>
      </m:oMath>
      <w:del w:id="794" w:author="hgoerlitz" w:date="2021-08-11T18:06:00Z">
        <w:r w:rsidR="00AE3C4E" w:rsidDel="00310AC6">
          <w:delText xml:space="preserve"> </w:delText>
        </w:r>
      </w:del>
      <w:del w:id="795" w:author="hgoerlitz" w:date="2021-08-11T18:09:00Z">
        <w:r w:rsidR="00AE3C4E" w:rsidDel="00376151">
          <w:delText>1.5</w:delText>
        </w:r>
      </w:del>
      <w:del w:id="796" w:author="hgoerlitz" w:date="2021-08-11T18:06:00Z">
        <w:r w:rsidR="00AE3C4E" w:rsidDel="00310AC6">
          <w:delText xml:space="preserve"> </w:delText>
        </w:r>
      </w:del>
      <w:del w:id="797" w:author="hgoerlitz" w:date="2021-08-11T18:09:00Z">
        <w:r w:rsidR="00AE3C4E" w:rsidDel="00376151">
          <w:delText>kHz. The main band</w:delText>
        </w:r>
      </w:del>
      <w:r w:rsidR="00AE3C4E">
        <w:t xml:space="preserve"> typically </w:t>
      </w:r>
      <w:del w:id="798" w:author="hgoerlitz" w:date="2021-08-11T18:09:00Z">
        <w:r w:rsidR="00AE3C4E" w:rsidDel="00376151">
          <w:delText xml:space="preserve">consisted </w:delText>
        </w:r>
      </w:del>
      <w:ins w:id="799" w:author="hgoerlitz" w:date="2021-08-11T18:09:00Z">
        <w:r w:rsidR="00376151">
          <w:t xml:space="preserve">contained </w:t>
        </w:r>
      </w:ins>
      <w:del w:id="800" w:author="hgoerlitz" w:date="2021-08-11T18:09:00Z">
        <w:r w:rsidR="00AE3C4E" w:rsidDel="00376151">
          <w:delText xml:space="preserve">of </w:delText>
        </w:r>
      </w:del>
      <w:r w:rsidR="00AE3C4E">
        <w:t>the CF</w:t>
      </w:r>
      <w:ins w:id="801" w:author="hgoerlitz" w:date="2021-08-11T18:09:00Z">
        <w:r w:rsidR="00376151">
          <w:t>-components</w:t>
        </w:r>
      </w:ins>
      <w:del w:id="802" w:author="hgoerlitz" w:date="2021-08-11T18:09:00Z">
        <w:r w:rsidR="00AE3C4E" w:rsidDel="00376151">
          <w:delText xml:space="preserve"> portions</w:delText>
        </w:r>
      </w:del>
      <w:r w:rsidR="00AE3C4E">
        <w:t xml:space="preserve"> of one bat</w:t>
      </w:r>
      <w:ins w:id="803" w:author="hgoerlitz" w:date="2021-08-11T18:10:00Z">
        <w:r w:rsidR="003E33F5">
          <w:t xml:space="preserve">. If it contained </w:t>
        </w:r>
      </w:ins>
      <w:ins w:id="804" w:author="hgoerlitz" w:date="2021-08-11T18:11:00Z">
        <w:r w:rsidR="003E33F5">
          <w:t>ambiguous CF-components</w:t>
        </w:r>
      </w:ins>
      <w:r w:rsidR="00AE3C4E">
        <w:t xml:space="preserve"> </w:t>
      </w:r>
      <w:ins w:id="805" w:author="hgoerlitz" w:date="2021-08-11T18:11:00Z">
        <w:r w:rsidR="003E33F5">
          <w:t xml:space="preserve">of potentially multiple </w:t>
        </w:r>
        <w:r w:rsidR="003E33F5">
          <w:lastRenderedPageBreak/>
          <w:t>bats</w:t>
        </w:r>
      </w:ins>
      <w:ins w:id="806" w:author="hgoerlitz" w:date="2021-08-11T18:12:00Z">
        <w:r w:rsidR="003E33F5">
          <w:t xml:space="preserve">, the file was not </w:t>
        </w:r>
        <w:proofErr w:type="spellStart"/>
        <w:r w:rsidR="003E33F5">
          <w:t>analysed</w:t>
        </w:r>
      </w:ins>
      <w:proofErr w:type="spellEnd"/>
      <w:del w:id="807" w:author="hgoerlitz" w:date="2021-08-11T18:12:00Z">
        <w:r w:rsidR="00AE3C4E" w:rsidDel="003E33F5">
          <w:delText>(multi-bat audio where CF frequencies of the bats were ambigously close were not analysed)</w:delText>
        </w:r>
      </w:del>
      <w:r w:rsidR="00AE3C4E">
        <w:t xml:space="preserve">. </w:t>
      </w:r>
      <w:ins w:id="808" w:author="hgoerlitz" w:date="2021-08-11T18:12:00Z">
        <w:r w:rsidR="003E33F5">
          <w:t>We manually set a SPL</w:t>
        </w:r>
      </w:ins>
      <w:ins w:id="809" w:author="hgoerlitz" w:date="2021-08-11T18:13:00Z">
        <w:r w:rsidR="003E33F5">
          <w:t>-</w:t>
        </w:r>
      </w:ins>
      <w:ins w:id="810" w:author="hgoerlitz" w:date="2021-08-11T18:12:00Z">
        <w:r w:rsidR="003E33F5">
          <w:t xml:space="preserve">threshold to identify </w:t>
        </w:r>
      </w:ins>
      <w:del w:id="811" w:author="hgoerlitz" w:date="2021-08-11T18:13:00Z">
        <w:r w:rsidR="00AE3C4E" w:rsidDel="003E33F5">
          <w:delText xml:space="preserve">Within the main band, </w:delText>
        </w:r>
      </w:del>
      <w:r w:rsidR="00AE3C4E">
        <w:t xml:space="preserve">continuous regions </w:t>
      </w:r>
      <w:del w:id="812" w:author="hgoerlitz" w:date="2021-08-11T18:13:00Z">
        <w:r w:rsidR="00AE3C4E" w:rsidDel="003E33F5">
          <w:delText>that were above a manually chosen threshold were detected</w:delText>
        </w:r>
      </w:del>
      <w:ins w:id="813" w:author="hgoerlitz" w:date="2021-08-11T18:13:00Z">
        <w:r w:rsidR="003E33F5">
          <w:t>in the main band</w:t>
        </w:r>
      </w:ins>
      <w:del w:id="814" w:author="hgoerlitz" w:date="2021-08-11T18:13:00Z">
        <w:r w:rsidR="00AE3C4E" w:rsidDel="003E33F5">
          <w:delText>, and labelled</w:delText>
        </w:r>
      </w:del>
      <w:r w:rsidR="00AE3C4E">
        <w:t xml:space="preserve"> as candidate CF</w:t>
      </w:r>
      <w:ins w:id="815" w:author="hgoerlitz" w:date="2021-08-11T18:13:00Z">
        <w:r w:rsidR="003E33F5">
          <w:t>-</w:t>
        </w:r>
      </w:ins>
      <w:del w:id="816" w:author="hgoerlitz" w:date="2021-08-11T18:13:00Z">
        <w:r w:rsidR="00AE3C4E" w:rsidDel="003E33F5">
          <w:delText xml:space="preserve"> call </w:delText>
        </w:r>
      </w:del>
      <w:r w:rsidR="00AE3C4E">
        <w:t>components</w:t>
      </w:r>
      <w:ins w:id="817" w:author="hgoerlitz" w:date="2021-08-11T18:14:00Z">
        <w:r w:rsidR="000F5151">
          <w:t>, which we</w:t>
        </w:r>
      </w:ins>
      <w:ins w:id="818" w:author="hgoerlitz" w:date="2021-08-12T07:59:00Z">
        <w:r w:rsidR="005D7F79">
          <w:t xml:space="preserve"> </w:t>
        </w:r>
      </w:ins>
      <w:del w:id="819" w:author="hgoerlitz" w:date="2021-08-11T18:14:00Z">
        <w:r w:rsidR="00AE3C4E" w:rsidDel="000F5151">
          <w:delText xml:space="preserve">. These candidate </w:delText>
        </w:r>
      </w:del>
      <w:del w:id="820" w:author="hgoerlitz" w:date="2021-08-11T18:13:00Z">
        <w:r w:rsidR="00AE3C4E" w:rsidDel="003E33F5">
          <w:delText xml:space="preserve">detections </w:delText>
        </w:r>
      </w:del>
      <w:del w:id="821" w:author="hgoerlitz" w:date="2021-08-11T18:14:00Z">
        <w:r w:rsidR="00AE3C4E" w:rsidDel="000F5151">
          <w:delText xml:space="preserve">were </w:delText>
        </w:r>
        <w:r w:rsidR="00AE3C4E" w:rsidDel="003E33F5">
          <w:delText xml:space="preserve">then </w:delText>
        </w:r>
      </w:del>
      <w:r w:rsidR="00AE3C4E">
        <w:t xml:space="preserve">manually verified </w:t>
      </w:r>
      <w:ins w:id="822" w:author="hgoerlitz" w:date="2021-08-12T07:59:00Z">
        <w:r w:rsidR="005D7F79">
          <w:t xml:space="preserve">and </w:t>
        </w:r>
      </w:ins>
      <w:ins w:id="823" w:author="hgoerlitz" w:date="2021-08-11T18:15:00Z">
        <w:r w:rsidR="00C60262">
          <w:t>then</w:t>
        </w:r>
      </w:ins>
      <w:del w:id="824" w:author="hgoerlitz" w:date="2021-08-11T18:14:00Z">
        <w:r w:rsidR="00AE3C4E" w:rsidDel="00E621CD">
          <w:delText xml:space="preserve">and </w:delText>
        </w:r>
      </w:del>
      <w:ins w:id="825" w:author="hgoerlitz" w:date="2021-08-11T18:14:00Z">
        <w:r w:rsidR="00E621CD">
          <w:t xml:space="preserve"> calculate</w:t>
        </w:r>
      </w:ins>
      <w:ins w:id="826" w:author="hgoerlitz" w:date="2021-08-12T08:00:00Z">
        <w:r w:rsidR="005D7F79">
          <w:t>d</w:t>
        </w:r>
      </w:ins>
      <w:ins w:id="827" w:author="hgoerlitz" w:date="2021-08-11T18:14:00Z">
        <w:r w:rsidR="00E621CD">
          <w:t xml:space="preserve"> their </w:t>
        </w:r>
      </w:ins>
      <w:del w:id="828" w:author="hgoerlitz" w:date="2021-08-11T18:14:00Z">
        <w:r w:rsidR="00AE3C4E" w:rsidDel="00E621CD">
          <w:delText xml:space="preserve">their </w:delText>
        </w:r>
      </w:del>
      <w:r w:rsidR="00AE3C4E">
        <w:t xml:space="preserve">duration </w:t>
      </w:r>
      <w:del w:id="829" w:author="hgoerlitz" w:date="2021-08-11T18:14:00Z">
        <w:r w:rsidR="00AE3C4E" w:rsidDel="00E621CD">
          <w:delText xml:space="preserve">was calculated </w:delText>
        </w:r>
      </w:del>
      <w:r w:rsidR="00AE3C4E">
        <w:t>(</w:t>
      </w:r>
      <w:ins w:id="830" w:author="hgoerlitz" w:date="2021-08-11T18:10:00Z">
        <w:r w:rsidR="00376151">
          <w:t xml:space="preserve">see </w:t>
        </w:r>
      </w:ins>
      <w:r w:rsidR="00AE3C4E">
        <w:t xml:space="preserve">SI </w:t>
      </w:r>
      <w:del w:id="831" w:author="hgoerlitz" w:date="2021-08-11T18:10:00Z">
        <w:r w:rsidR="00AE3C4E" w:rsidDel="00376151">
          <w:delText xml:space="preserve">?? </w:delText>
        </w:r>
      </w:del>
      <w:ins w:id="832" w:author="hgoerlitz" w:date="2021-08-11T18:10:00Z">
        <w:r w:rsidR="00376151">
          <w:t>section X for details</w:t>
        </w:r>
      </w:ins>
      <w:r w:rsidR="00AE3C4E">
        <w:t>).</w:t>
      </w:r>
    </w:p>
    <w:p w14:paraId="0BA88CB5" w14:textId="77777777" w:rsidR="00C40095" w:rsidRDefault="00AE3C4E">
      <w:r>
        <w:br w:type="page"/>
      </w:r>
    </w:p>
    <w:p w14:paraId="5C2AA710" w14:textId="77777777" w:rsidR="00C40095" w:rsidRDefault="00AE3C4E">
      <w:pPr>
        <w:pStyle w:val="CaptionedFigure"/>
      </w:pPr>
      <w:r>
        <w:rPr>
          <w:noProof/>
        </w:rPr>
        <w:lastRenderedPageBreak/>
        <w:drawing>
          <wp:inline distT="0" distB="0" distL="0" distR="0" wp14:anchorId="6F529427" wp14:editId="4E0A8B23">
            <wp:extent cx="3092778" cy="1863910"/>
            <wp:effectExtent l="0" t="0" r="0" b="0"/>
            <wp:docPr id="2" name="Picture" descr="Figure 2.2: A-B: Example of a manually selected call used for individual call analysis, showing its spectrogram (A) and waveform (B) representation. The call was automatically segmented into its initial frequency-modulated (iFM), central constant-frequency (CF) and terminal frequency-modulated (tFM) components based on frequency change over time , using the itsfm package C-D: Examples of a single bat (C) and a multi-bat (D) recording used for windowed call analysis. The vertical lines indicate the borders between the 50-ms-long windows."/>
            <wp:cNvGraphicFramePr/>
            <a:graphic xmlns:a="http://schemas.openxmlformats.org/drawingml/2006/main">
              <a:graphicData uri="http://schemas.openxmlformats.org/drawingml/2006/picture">
                <pic:pic xmlns:pic="http://schemas.openxmlformats.org/drawingml/2006/picture">
                  <pic:nvPicPr>
                    <pic:cNvPr id="0" name="Picture" descr="figures/fig1_composite.png"/>
                    <pic:cNvPicPr>
                      <a:picLocks noChangeAspect="1" noChangeArrowheads="1"/>
                    </pic:cNvPicPr>
                  </pic:nvPicPr>
                  <pic:blipFill>
                    <a:blip r:embed="rId12"/>
                    <a:stretch>
                      <a:fillRect/>
                    </a:stretch>
                  </pic:blipFill>
                  <pic:spPr bwMode="auto">
                    <a:xfrm>
                      <a:off x="0" y="0"/>
                      <a:ext cx="3092778" cy="1863910"/>
                    </a:xfrm>
                    <a:prstGeom prst="rect">
                      <a:avLst/>
                    </a:prstGeom>
                    <a:noFill/>
                    <a:ln w="9525">
                      <a:noFill/>
                      <a:headEnd/>
                      <a:tailEnd/>
                    </a:ln>
                  </pic:spPr>
                </pic:pic>
              </a:graphicData>
            </a:graphic>
          </wp:inline>
        </w:drawing>
      </w:r>
    </w:p>
    <w:p w14:paraId="16E14D6E" w14:textId="4CDE0B2E" w:rsidR="00233F96" w:rsidRPr="00233F96" w:rsidRDefault="00AE3C4E">
      <w:pPr>
        <w:pStyle w:val="ImageCaption"/>
        <w:spacing w:after="0"/>
        <w:rPr>
          <w:ins w:id="833" w:author="hgoerlitz" w:date="2021-08-11T18:15:00Z"/>
          <w:b/>
          <w:rPrChange w:id="834" w:author="hgoerlitz" w:date="2021-08-11T18:15:00Z">
            <w:rPr>
              <w:ins w:id="835" w:author="hgoerlitz" w:date="2021-08-11T18:15:00Z"/>
            </w:rPr>
          </w:rPrChange>
        </w:rPr>
        <w:pPrChange w:id="836" w:author="hgoerlitz" w:date="2021-08-11T18:19:00Z">
          <w:pPr>
            <w:pStyle w:val="ImageCaption"/>
          </w:pPr>
        </w:pPrChange>
      </w:pPr>
      <w:commentRangeStart w:id="837"/>
      <w:r w:rsidRPr="00233F96">
        <w:rPr>
          <w:b/>
          <w:rPrChange w:id="838" w:author="hgoerlitz" w:date="2021-08-11T18:15:00Z">
            <w:rPr/>
          </w:rPrChange>
        </w:rPr>
        <w:t xml:space="preserve">Figure </w:t>
      </w:r>
      <w:commentRangeEnd w:id="837"/>
      <w:r w:rsidR="00233F96">
        <w:rPr>
          <w:rStyle w:val="CommentReference"/>
          <w:i w:val="0"/>
        </w:rPr>
        <w:commentReference w:id="837"/>
      </w:r>
      <w:r w:rsidRPr="00233F96">
        <w:rPr>
          <w:b/>
          <w:rPrChange w:id="839" w:author="hgoerlitz" w:date="2021-08-11T18:15:00Z">
            <w:rPr/>
          </w:rPrChange>
        </w:rPr>
        <w:t>2</w:t>
      </w:r>
      <w:del w:id="840" w:author="hgoerlitz" w:date="2021-08-11T18:15:00Z">
        <w:r w:rsidRPr="00233F96" w:rsidDel="00233F96">
          <w:rPr>
            <w:b/>
            <w:rPrChange w:id="841" w:author="hgoerlitz" w:date="2021-08-11T18:15:00Z">
              <w:rPr/>
            </w:rPrChange>
          </w:rPr>
          <w:delText>.2</w:delText>
        </w:r>
      </w:del>
      <w:r w:rsidRPr="00233F96">
        <w:rPr>
          <w:b/>
          <w:rPrChange w:id="842" w:author="hgoerlitz" w:date="2021-08-11T18:15:00Z">
            <w:rPr/>
          </w:rPrChange>
        </w:rPr>
        <w:t xml:space="preserve">: A-B: </w:t>
      </w:r>
      <w:ins w:id="843" w:author="hgoerlitz" w:date="2021-08-11T18:15:00Z">
        <w:r w:rsidR="00233F96" w:rsidRPr="00233F96">
          <w:rPr>
            <w:b/>
            <w:rPrChange w:id="844" w:author="hgoerlitz" w:date="2021-08-11T18:15:00Z">
              <w:rPr/>
            </w:rPrChange>
          </w:rPr>
          <w:t>Individual and windowed call analysis.</w:t>
        </w:r>
      </w:ins>
    </w:p>
    <w:p w14:paraId="06A31EF0" w14:textId="798551F9" w:rsidR="00DC678F" w:rsidRDefault="008708C2">
      <w:pPr>
        <w:pStyle w:val="ImageCaption"/>
        <w:spacing w:after="0"/>
        <w:rPr>
          <w:ins w:id="845" w:author="hgoerlitz" w:date="2021-08-11T18:18:00Z"/>
        </w:rPr>
        <w:pPrChange w:id="846" w:author="hgoerlitz" w:date="2021-08-11T18:19:00Z">
          <w:pPr>
            <w:pStyle w:val="ImageCaption"/>
          </w:pPr>
        </w:pPrChange>
      </w:pPr>
      <w:ins w:id="847" w:author="hgoerlitz" w:date="2021-08-11T18:17:00Z">
        <w:r>
          <w:t xml:space="preserve">A,B) Spectrogram (A) and </w:t>
        </w:r>
        <w:proofErr w:type="spellStart"/>
        <w:r w:rsidR="00B55561">
          <w:t>o</w:t>
        </w:r>
        <w:r>
          <w:t>scillogram</w:t>
        </w:r>
        <w:proofErr w:type="spellEnd"/>
        <w:r>
          <w:t xml:space="preserve"> (B)</w:t>
        </w:r>
      </w:ins>
      <w:ins w:id="848" w:author="hgoerlitz" w:date="2021-08-11T18:18:00Z">
        <w:r w:rsidR="00DC678F">
          <w:t xml:space="preserve"> of a </w:t>
        </w:r>
      </w:ins>
      <w:del w:id="849" w:author="hgoerlitz" w:date="2021-08-11T18:17:00Z">
        <w:r w:rsidR="00AE3C4E" w:rsidDel="008708C2">
          <w:delText xml:space="preserve">Example </w:delText>
        </w:r>
      </w:del>
      <w:del w:id="850" w:author="hgoerlitz" w:date="2021-08-11T18:18:00Z">
        <w:r w:rsidR="00AE3C4E" w:rsidDel="00DC678F">
          <w:delText xml:space="preserve">of a </w:delText>
        </w:r>
      </w:del>
      <w:r w:rsidR="00AE3C4E">
        <w:t xml:space="preserve">manually selected call </w:t>
      </w:r>
      <w:del w:id="851" w:author="hgoerlitz" w:date="2021-08-11T18:18:00Z">
        <w:r w:rsidR="00AE3C4E" w:rsidDel="00DC678F">
          <w:delText xml:space="preserve">used </w:delText>
        </w:r>
      </w:del>
      <w:r w:rsidR="00AE3C4E">
        <w:t xml:space="preserve">for </w:t>
      </w:r>
      <w:ins w:id="852" w:author="hgoerlitz" w:date="2021-08-11T18:18:00Z">
        <w:r w:rsidR="00DC678F">
          <w:t xml:space="preserve">the </w:t>
        </w:r>
      </w:ins>
      <w:r w:rsidR="00AE3C4E">
        <w:t>individual call analysis</w:t>
      </w:r>
      <w:ins w:id="853" w:author="hgoerlitz" w:date="2021-08-12T08:00:00Z">
        <w:r w:rsidR="00AC64E5">
          <w:t>, with its</w:t>
        </w:r>
      </w:ins>
      <w:del w:id="854" w:author="hgoerlitz" w:date="2021-08-11T18:18:00Z">
        <w:r w:rsidR="00AE3C4E" w:rsidDel="00DC678F">
          <w:delText>, showing its spectrogram (A) and waveform (B) representation</w:delText>
        </w:r>
      </w:del>
      <w:del w:id="855" w:author="hgoerlitz" w:date="2021-08-12T08:00:00Z">
        <w:r w:rsidR="00AE3C4E" w:rsidDel="00AC64E5">
          <w:delText>. The call was</w:delText>
        </w:r>
      </w:del>
      <w:r w:rsidR="00AE3C4E">
        <w:t xml:space="preserve"> automatically segmented </w:t>
      </w:r>
      <w:del w:id="856" w:author="hgoerlitz" w:date="2021-08-12T08:00:00Z">
        <w:r w:rsidR="00AE3C4E" w:rsidDel="00AC64E5">
          <w:delText xml:space="preserve">into its </w:delText>
        </w:r>
      </w:del>
      <w:ins w:id="857" w:author="hgoerlitz" w:date="2021-08-12T08:01:00Z">
        <w:r w:rsidR="00AC64E5">
          <w:t xml:space="preserve">components: </w:t>
        </w:r>
      </w:ins>
      <w:r w:rsidR="00AE3C4E">
        <w:t>initial frequency-modulated (</w:t>
      </w:r>
      <w:proofErr w:type="spellStart"/>
      <w:r w:rsidR="00AE3C4E">
        <w:t>iFM</w:t>
      </w:r>
      <w:proofErr w:type="spellEnd"/>
      <w:r w:rsidR="00AE3C4E">
        <w:t>), central constant-frequency (CF)</w:t>
      </w:r>
      <w:ins w:id="858" w:author="hgoerlitz" w:date="2021-08-12T08:01:00Z">
        <w:r w:rsidR="00AC64E5">
          <w:t xml:space="preserve">, </w:t>
        </w:r>
      </w:ins>
      <w:del w:id="859" w:author="hgoerlitz" w:date="2021-08-12T08:01:00Z">
        <w:r w:rsidR="00AE3C4E" w:rsidDel="00AC64E5">
          <w:delText xml:space="preserve"> and </w:delText>
        </w:r>
      </w:del>
      <w:r w:rsidR="00AE3C4E">
        <w:t>terminal frequency-modulated (</w:t>
      </w:r>
      <w:proofErr w:type="spellStart"/>
      <w:r w:rsidR="00AE3C4E">
        <w:t>tFM</w:t>
      </w:r>
      <w:proofErr w:type="spellEnd"/>
      <w:r w:rsidR="00AE3C4E">
        <w:t>)</w:t>
      </w:r>
      <w:del w:id="860" w:author="hgoerlitz" w:date="2021-08-12T08:01:00Z">
        <w:r w:rsidR="00AE3C4E" w:rsidDel="00AC64E5">
          <w:delText xml:space="preserve"> compone</w:delText>
        </w:r>
      </w:del>
      <w:del w:id="861" w:author="hgoerlitz" w:date="2021-08-11T18:20:00Z">
        <w:r w:rsidR="00AE3C4E" w:rsidDel="0059523D">
          <w:delText>n</w:delText>
        </w:r>
      </w:del>
      <w:del w:id="862" w:author="hgoerlitz" w:date="2021-08-12T08:01:00Z">
        <w:r w:rsidR="00AE3C4E" w:rsidDel="00AC64E5">
          <w:delText>ts</w:delText>
        </w:r>
      </w:del>
      <w:del w:id="863" w:author="hgoerlitz" w:date="2021-08-11T18:18:00Z">
        <w:r w:rsidR="00AE3C4E" w:rsidDel="00DC678F">
          <w:delText xml:space="preserve"> based on frequency change over time , using the </w:delText>
        </w:r>
        <w:r w:rsidR="00AE3C4E" w:rsidDel="00DC678F">
          <w:rPr>
            <w:rStyle w:val="VerbatimChar"/>
          </w:rPr>
          <w:delText>itsfm</w:delText>
        </w:r>
        <w:r w:rsidR="00AE3C4E" w:rsidDel="00DC678F">
          <w:delText xml:space="preserve"> package</w:delText>
        </w:r>
      </w:del>
      <w:ins w:id="864" w:author="hgoerlitz" w:date="2021-08-11T18:18:00Z">
        <w:r w:rsidR="00DC678F">
          <w:t>.</w:t>
        </w:r>
      </w:ins>
    </w:p>
    <w:p w14:paraId="6B57EA33" w14:textId="75E57E50" w:rsidR="00C40095" w:rsidRDefault="00AE3C4E">
      <w:pPr>
        <w:pStyle w:val="ImageCaption"/>
      </w:pPr>
      <w:del w:id="865" w:author="hgoerlitz" w:date="2021-08-11T18:18:00Z">
        <w:r w:rsidDel="00DC678F">
          <w:delText xml:space="preserve"> </w:delText>
        </w:r>
      </w:del>
      <w:r>
        <w:t>C</w:t>
      </w:r>
      <w:ins w:id="866" w:author="hgoerlitz" w:date="2021-08-11T18:18:00Z">
        <w:r w:rsidR="00DC678F">
          <w:t>,</w:t>
        </w:r>
      </w:ins>
      <w:del w:id="867" w:author="hgoerlitz" w:date="2021-08-11T18:18:00Z">
        <w:r w:rsidDel="00DC678F">
          <w:delText>-</w:delText>
        </w:r>
      </w:del>
      <w:r>
        <w:t>D</w:t>
      </w:r>
      <w:ins w:id="868" w:author="hgoerlitz" w:date="2021-08-11T18:18:00Z">
        <w:r w:rsidR="00DC678F">
          <w:t>)</w:t>
        </w:r>
      </w:ins>
      <w:del w:id="869" w:author="hgoerlitz" w:date="2021-08-11T18:18:00Z">
        <w:r w:rsidDel="00DC678F">
          <w:delText>:</w:delText>
        </w:r>
      </w:del>
      <w:r>
        <w:t xml:space="preserve"> </w:t>
      </w:r>
      <w:ins w:id="870" w:author="hgoerlitz" w:date="2021-08-11T18:19:00Z">
        <w:r w:rsidR="0029461C">
          <w:t xml:space="preserve">Spectrograms of </w:t>
        </w:r>
      </w:ins>
      <w:del w:id="871" w:author="hgoerlitz" w:date="2021-08-11T18:19:00Z">
        <w:r w:rsidDel="0029461C">
          <w:delText xml:space="preserve">Examples of a </w:delText>
        </w:r>
      </w:del>
      <w:r>
        <w:t>single</w:t>
      </w:r>
      <w:ins w:id="872" w:author="hgoerlitz" w:date="2021-08-11T18:19:00Z">
        <w:r w:rsidR="0029461C">
          <w:t>-</w:t>
        </w:r>
      </w:ins>
      <w:del w:id="873" w:author="hgoerlitz" w:date="2021-08-11T18:19:00Z">
        <w:r w:rsidDel="0029461C">
          <w:delText xml:space="preserve"> </w:delText>
        </w:r>
      </w:del>
      <w:r>
        <w:t xml:space="preserve">bat (C) and </w:t>
      </w:r>
      <w:del w:id="874" w:author="hgoerlitz" w:date="2021-08-11T18:19:00Z">
        <w:r w:rsidDel="0029461C">
          <w:delText xml:space="preserve">a </w:delText>
        </w:r>
      </w:del>
      <w:r>
        <w:t>multi-bat (D) recording</w:t>
      </w:r>
      <w:ins w:id="875" w:author="hgoerlitz" w:date="2021-08-12T08:01:00Z">
        <w:r w:rsidR="00AC64E5">
          <w:t>s</w:t>
        </w:r>
      </w:ins>
      <w:r>
        <w:t xml:space="preserve"> used for </w:t>
      </w:r>
      <w:ins w:id="876" w:author="hgoerlitz" w:date="2021-08-12T08:01:00Z">
        <w:r w:rsidR="00AC64E5">
          <w:t xml:space="preserve">the </w:t>
        </w:r>
      </w:ins>
      <w:r>
        <w:t>windowed call analysis</w:t>
      </w:r>
      <w:ins w:id="877" w:author="hgoerlitz" w:date="2021-08-11T18:20:00Z">
        <w:r w:rsidR="0059523D">
          <w:t xml:space="preserve">, </w:t>
        </w:r>
      </w:ins>
      <w:ins w:id="878" w:author="hgoerlitz" w:date="2021-08-12T08:02:00Z">
        <w:r w:rsidR="00AC64E5">
          <w:t xml:space="preserve">with the </w:t>
        </w:r>
      </w:ins>
      <w:del w:id="879" w:author="hgoerlitz" w:date="2021-08-11T18:20:00Z">
        <w:r w:rsidDel="0059523D">
          <w:delText xml:space="preserve">. The vertical lines indicate the borders between the </w:delText>
        </w:r>
      </w:del>
      <w:r>
        <w:t xml:space="preserve">50-ms-long </w:t>
      </w:r>
      <w:ins w:id="880" w:author="hgoerlitz" w:date="2021-08-11T18:20:00Z">
        <w:r w:rsidR="0059523D">
          <w:t xml:space="preserve">analysis </w:t>
        </w:r>
      </w:ins>
      <w:r>
        <w:t>windows</w:t>
      </w:r>
      <w:ins w:id="881" w:author="hgoerlitz" w:date="2021-08-12T08:02:00Z">
        <w:r w:rsidR="00AC64E5">
          <w:t xml:space="preserve"> indicated</w:t>
        </w:r>
      </w:ins>
      <w:r>
        <w:t>.</w:t>
      </w:r>
    </w:p>
    <w:p w14:paraId="26C09B1E" w14:textId="77777777" w:rsidR="00C40095" w:rsidRDefault="00AE3C4E">
      <w:pPr>
        <w:pStyle w:val="Heading3"/>
      </w:pPr>
      <w:bookmarkStart w:id="882" w:name="wincallmethods"/>
      <w:bookmarkEnd w:id="649"/>
      <w:r>
        <w:rPr>
          <w:rStyle w:val="SectionNumber"/>
        </w:rPr>
        <w:t>2.4.2</w:t>
      </w:r>
      <w:r>
        <w:tab/>
        <w:t>Windowed calls analysis</w:t>
      </w:r>
    </w:p>
    <w:p w14:paraId="460B99A7" w14:textId="77777777" w:rsidR="00C40095" w:rsidRPr="00AC64E5" w:rsidRDefault="00AE3C4E">
      <w:pPr>
        <w:pStyle w:val="FirstParagraph"/>
        <w:rPr>
          <w:strike/>
          <w:rPrChange w:id="883" w:author="hgoerlitz" w:date="2021-08-12T08:04:00Z">
            <w:rPr/>
          </w:rPrChange>
        </w:rPr>
      </w:pPr>
      <w:commentRangeStart w:id="884"/>
      <w:r w:rsidRPr="00AC64E5">
        <w:rPr>
          <w:strike/>
          <w:rPrChange w:id="885" w:author="hgoerlitz" w:date="2021-08-12T08:04:00Z">
            <w:rPr/>
          </w:rPrChange>
        </w:rPr>
        <w:t xml:space="preserve">We </w:t>
      </w:r>
      <w:commentRangeEnd w:id="884"/>
      <w:r w:rsidR="00AC64E5" w:rsidRPr="00AC64E5">
        <w:rPr>
          <w:rStyle w:val="CommentReference"/>
          <w:strike/>
          <w:rPrChange w:id="886" w:author="hgoerlitz" w:date="2021-08-12T08:04:00Z">
            <w:rPr>
              <w:rStyle w:val="CommentReference"/>
            </w:rPr>
          </w:rPrChange>
        </w:rPr>
        <w:commentReference w:id="884"/>
      </w:r>
      <w:r w:rsidRPr="00AC64E5">
        <w:rPr>
          <w:strike/>
          <w:rPrChange w:id="887" w:author="hgoerlitz" w:date="2021-08-12T08:04:00Z">
            <w:rPr/>
          </w:rPrChange>
        </w:rPr>
        <w:t>performed the ‘windowed call’ analysis to complement the individual call analysis weaknesses. Firstly, unlike the individual call analysis, the windowed call analysis focussed on entire bat activity periods. It provided a broad and somewhat coarse characterisation of the echolocation in single and multi-bat activities. Secondly, the windowed call analysis provided us the opportunity to create ‘virtual multi-bat’ activities (23,47), by adding two single bat activity recordings together.</w:t>
      </w:r>
    </w:p>
    <w:p w14:paraId="461267A5" w14:textId="3D7DB57A" w:rsidR="00C40095" w:rsidRDefault="00AE3C4E">
      <w:pPr>
        <w:pStyle w:val="BodyText"/>
      </w:pPr>
      <w:r>
        <w:t>Each bat activity audio was split into consecutive 50 ms windows (</w:t>
      </w:r>
      <w:del w:id="888" w:author="hgoerlitz" w:date="2021-08-12T08:04:00Z">
        <w:r w:rsidDel="00AC64E5">
          <w:delText xml:space="preserve">See </w:delText>
        </w:r>
      </w:del>
      <w:r>
        <w:t>Figure 2</w:t>
      </w:r>
      <w:del w:id="889" w:author="hgoerlitz" w:date="2021-08-12T08:04:00Z">
        <w:r w:rsidDel="00AC64E5">
          <w:delText>.2</w:delText>
        </w:r>
      </w:del>
      <w:ins w:id="890" w:author="hgoerlitz" w:date="2021-08-12T08:04:00Z">
        <w:r w:rsidR="00AC64E5">
          <w:t>B</w:t>
        </w:r>
      </w:ins>
      <w:r>
        <w:t xml:space="preserve">, SI ?? for details of window splitting). </w:t>
      </w:r>
      <w:del w:id="891" w:author="hgoerlitz" w:date="2021-08-12T08:05:00Z">
        <w:r w:rsidDel="00AC64E5">
          <w:delText>We chose a</w:delText>
        </w:r>
      </w:del>
      <w:ins w:id="892" w:author="hgoerlitz" w:date="2021-08-12T08:05:00Z">
        <w:r w:rsidR="00AC64E5">
          <w:t>A</w:t>
        </w:r>
      </w:ins>
      <w:r>
        <w:t xml:space="preserve"> window duration of 50 ms </w:t>
      </w:r>
      <w:del w:id="893" w:author="hgoerlitz" w:date="2021-08-12T08:05:00Z">
        <w:r w:rsidDel="00AC64E5">
          <w:delText xml:space="preserve">as it </w:delText>
        </w:r>
      </w:del>
      <w:r>
        <w:t xml:space="preserve">provided high spectral resolution (20 Hz at 250 kHz sampling rate) </w:t>
      </w:r>
      <w:del w:id="894" w:author="hgoerlitz" w:date="2021-08-12T08:05:00Z">
        <w:r w:rsidDel="00AC64E5">
          <w:delText xml:space="preserve">that allows </w:delText>
        </w:r>
      </w:del>
      <w:r>
        <w:t xml:space="preserve">to distinguish </w:t>
      </w:r>
      <w:del w:id="895" w:author="hgoerlitz" w:date="2021-08-12T08:07:00Z">
        <w:r w:rsidDel="00AC64E5">
          <w:delText xml:space="preserve">between </w:delText>
        </w:r>
      </w:del>
      <w:r>
        <w:t>multiple CF components</w:t>
      </w:r>
      <w:ins w:id="896" w:author="hgoerlitz" w:date="2021-08-12T08:07:00Z">
        <w:r w:rsidR="00AC64E5">
          <w:t>, and it</w:t>
        </w:r>
      </w:ins>
      <w:del w:id="897" w:author="hgoerlitz" w:date="2021-08-12T08:07:00Z">
        <w:r w:rsidDel="00AC64E5">
          <w:delText xml:space="preserve"> that may be contained in the window. </w:delText>
        </w:r>
      </w:del>
      <w:ins w:id="898" w:author="hgoerlitz" w:date="2021-08-12T08:07:00Z">
        <w:r w:rsidR="00AC64E5">
          <w:t xml:space="preserve"> </w:t>
        </w:r>
      </w:ins>
      <w:ins w:id="899" w:author="hgoerlitz" w:date="2021-08-12T08:09:00Z">
        <w:r w:rsidR="00AC64E5">
          <w:t xml:space="preserve">was about twice the </w:t>
        </w:r>
      </w:ins>
      <w:ins w:id="900" w:author="hgoerlitz" w:date="2021-08-12T08:10:00Z">
        <w:r w:rsidR="00AC64E5">
          <w:t xml:space="preserve">typical call </w:t>
        </w:r>
      </w:ins>
      <w:ins w:id="901" w:author="hgoerlitz" w:date="2021-08-12T08:09:00Z">
        <w:r w:rsidR="00AC64E5">
          <w:t xml:space="preserve">duration </w:t>
        </w:r>
        <w:r w:rsidR="00AC64E5">
          <w:t xml:space="preserve">and </w:t>
        </w:r>
      </w:ins>
      <w:ins w:id="902" w:author="hgoerlitz" w:date="2021-08-12T08:08:00Z">
        <w:r w:rsidR="00AC64E5">
          <w:t xml:space="preserve">approximately </w:t>
        </w:r>
      </w:ins>
      <w:ins w:id="903" w:author="hgoerlitz" w:date="2021-08-12T08:07:00Z">
        <w:r w:rsidR="00AC64E5">
          <w:t xml:space="preserve">the </w:t>
        </w:r>
      </w:ins>
      <w:ins w:id="904" w:author="hgoerlitz" w:date="2021-08-12T08:09:00Z">
        <w:r w:rsidR="00AC64E5">
          <w:t xml:space="preserve">maximum </w:t>
        </w:r>
      </w:ins>
      <w:ins w:id="905" w:author="hgoerlitz" w:date="2021-08-12T08:08:00Z">
        <w:r w:rsidR="00AC64E5">
          <w:t>call duration</w:t>
        </w:r>
      </w:ins>
      <w:del w:id="906" w:author="hgoerlitz" w:date="2021-08-12T08:08:00Z">
        <w:r w:rsidDel="00AC64E5">
          <w:delText xml:space="preserve">Initial observations showed that 50 ms was about the longest observed duration of a bat call in our data, and </w:delText>
        </w:r>
      </w:del>
      <w:del w:id="907" w:author="hgoerlitz" w:date="2021-08-12T08:09:00Z">
        <w:r w:rsidDel="00AC64E5">
          <w:delText xml:space="preserve">was about twice the </w:delText>
        </w:r>
      </w:del>
      <w:del w:id="908" w:author="hgoerlitz" w:date="2021-08-12T08:08:00Z">
        <w:r w:rsidDel="00AC64E5">
          <w:delText xml:space="preserve">length </w:delText>
        </w:r>
      </w:del>
      <w:del w:id="909" w:author="hgoerlitz" w:date="2021-08-12T08:09:00Z">
        <w:r w:rsidDel="00AC64E5">
          <w:delText>of typical calls</w:delText>
        </w:r>
      </w:del>
      <w:r>
        <w:t xml:space="preserve">. To exclude windows without calls or with very faint calls, we </w:t>
      </w:r>
      <w:del w:id="910" w:author="hgoerlitz" w:date="2021-08-12T08:11:00Z">
        <w:r w:rsidDel="00A269E2">
          <w:delText xml:space="preserve">excluded </w:delText>
        </w:r>
      </w:del>
      <w:ins w:id="911" w:author="hgoerlitz" w:date="2021-08-12T08:11:00Z">
        <w:r w:rsidR="00A269E2">
          <w:t xml:space="preserve">only </w:t>
        </w:r>
        <w:proofErr w:type="spellStart"/>
        <w:r w:rsidR="00A269E2">
          <w:t>analysed</w:t>
        </w:r>
        <w:proofErr w:type="spellEnd"/>
        <w:r w:rsidR="00A269E2">
          <w:t xml:space="preserve"> </w:t>
        </w:r>
      </w:ins>
      <w:del w:id="912" w:author="hgoerlitz" w:date="2021-08-12T08:11:00Z">
        <w:r w:rsidDel="00A269E2">
          <w:delText xml:space="preserve">all </w:delText>
        </w:r>
      </w:del>
      <w:r>
        <w:t xml:space="preserve">windows whose RMS </w:t>
      </w:r>
      <w:del w:id="913" w:author="hgoerlitz" w:date="2021-08-12T08:11:00Z">
        <w:r w:rsidDel="00A269E2">
          <w:delText xml:space="preserve">level </w:delText>
        </w:r>
      </w:del>
      <w:ins w:id="914" w:author="hgoerlitz" w:date="2021-08-12T08:11:00Z">
        <w:r w:rsidR="00A269E2">
          <w:t xml:space="preserve">SPL </w:t>
        </w:r>
      </w:ins>
      <w:r>
        <w:t xml:space="preserve">was </w:t>
      </w:r>
      <w:del w:id="915" w:author="hgoerlitz" w:date="2021-08-12T08:11:00Z">
        <w:r w:rsidDel="00A269E2">
          <w:delText xml:space="preserve">less than </w:delText>
        </w:r>
      </w:del>
      <w:ins w:id="916" w:author="hgoerlitz" w:date="2021-08-12T08:11:00Z">
        <w:r w:rsidR="00A269E2">
          <w:t xml:space="preserve">at least </w:t>
        </w:r>
      </w:ins>
      <w:r>
        <w:t>20</w:t>
      </w:r>
      <w:ins w:id="917" w:author="hgoerlitz" w:date="2021-08-12T08:11:00Z">
        <w:r w:rsidR="00A269E2">
          <w:t> </w:t>
        </w:r>
      </w:ins>
      <w:del w:id="918" w:author="hgoerlitz" w:date="2021-08-12T08:11:00Z">
        <w:r w:rsidDel="00A269E2">
          <w:delText xml:space="preserve"> </w:delText>
        </w:r>
      </w:del>
      <w:r>
        <w:t xml:space="preserve">dB above the maximum RMS </w:t>
      </w:r>
      <w:del w:id="919" w:author="hgoerlitz" w:date="2021-08-12T08:12:00Z">
        <w:r w:rsidDel="00A269E2">
          <w:delText xml:space="preserve">level </w:delText>
        </w:r>
      </w:del>
      <w:ins w:id="920" w:author="hgoerlitz" w:date="2021-08-12T08:12:00Z">
        <w:r w:rsidR="00A269E2">
          <w:t xml:space="preserve">SPL </w:t>
        </w:r>
      </w:ins>
      <w:r>
        <w:t>of silent windows (for details, see SI ??). From the</w:t>
      </w:r>
      <w:ins w:id="921" w:author="hgoerlitz" w:date="2021-08-12T08:12:00Z">
        <w:r w:rsidR="00A269E2">
          <w:t>se</w:t>
        </w:r>
      </w:ins>
      <w:r>
        <w:t xml:space="preserve"> </w:t>
      </w:r>
      <w:del w:id="922" w:author="hgoerlitz" w:date="2021-08-12T08:12:00Z">
        <w:r w:rsidDel="00A269E2">
          <w:delText xml:space="preserve">remaining </w:delText>
        </w:r>
      </w:del>
      <w:r>
        <w:t xml:space="preserve">windows that contained echolocation calls, we measured each </w:t>
      </w:r>
      <w:proofErr w:type="gramStart"/>
      <w:r>
        <w:t>window’s</w:t>
      </w:r>
      <w:proofErr w:type="gramEnd"/>
      <w:r>
        <w:t xml:space="preserve"> received </w:t>
      </w:r>
      <w:del w:id="923" w:author="hgoerlitz" w:date="2021-08-12T08:34:00Z">
        <w:r w:rsidDel="002E50BD">
          <w:delText xml:space="preserve">RMS </w:delText>
        </w:r>
      </w:del>
      <w:del w:id="924" w:author="hgoerlitz" w:date="2021-08-12T08:05:00Z">
        <w:r w:rsidDel="00AC64E5">
          <w:delText>level</w:delText>
        </w:r>
      </w:del>
      <w:del w:id="925" w:author="hgoerlitz" w:date="2021-08-12T08:34:00Z">
        <w:r w:rsidDel="002E50BD">
          <w:delText xml:space="preserve">, </w:delText>
        </w:r>
      </w:del>
      <w:r>
        <w:t>dominant frequencies</w:t>
      </w:r>
      <w:ins w:id="926" w:author="hgoerlitz" w:date="2021-08-12T08:34:00Z">
        <w:r w:rsidR="002E50BD">
          <w:t xml:space="preserve">, </w:t>
        </w:r>
      </w:ins>
      <w:r>
        <w:t xml:space="preserve"> </w:t>
      </w:r>
      <w:del w:id="927" w:author="hgoerlitz" w:date="2021-08-12T08:34:00Z">
        <w:r w:rsidDel="002E50BD">
          <w:delText xml:space="preserve">and </w:delText>
        </w:r>
      </w:del>
      <w:r>
        <w:t>FM lowe</w:t>
      </w:r>
      <w:ins w:id="928" w:author="hgoerlitz" w:date="2021-08-12T08:34:00Z">
        <w:r w:rsidR="002E50BD">
          <w:t>st</w:t>
        </w:r>
      </w:ins>
      <w:del w:id="929" w:author="hgoerlitz" w:date="2021-08-12T08:34:00Z">
        <w:r w:rsidDel="002E50BD">
          <w:delText>r</w:delText>
        </w:r>
      </w:del>
      <w:r>
        <w:t xml:space="preserve"> frequencies</w:t>
      </w:r>
      <w:ins w:id="930" w:author="hgoerlitz" w:date="2021-08-12T08:34:00Z">
        <w:r w:rsidR="002E50BD">
          <w:t xml:space="preserve"> and </w:t>
        </w:r>
        <w:r w:rsidR="002E50BD">
          <w:t>RMS SPL</w:t>
        </w:r>
      </w:ins>
      <w:ins w:id="931" w:author="hgoerlitz" w:date="2021-08-12T08:13:00Z">
        <w:r w:rsidR="00A269E2">
          <w:t xml:space="preserve">, </w:t>
        </w:r>
      </w:ins>
      <w:del w:id="932" w:author="hgoerlitz" w:date="2021-08-12T08:13:00Z">
        <w:r w:rsidDel="00A269E2">
          <w:delText xml:space="preserve">. We chose these measurements </w:delText>
        </w:r>
      </w:del>
      <w:r>
        <w:t>to complement the analogous</w:t>
      </w:r>
      <w:ins w:id="933" w:author="hgoerlitz" w:date="2021-08-12T08:34:00Z">
        <w:r w:rsidR="002E50BD">
          <w:t>/corresponding</w:t>
        </w:r>
      </w:ins>
      <w:r>
        <w:t xml:space="preserve"> measurements in the individual call analyses. The </w:t>
      </w:r>
      <w:ins w:id="934" w:author="hgoerlitz" w:date="2021-08-12T08:13:00Z">
        <w:r w:rsidR="00A269E2">
          <w:t>window</w:t>
        </w:r>
      </w:ins>
      <w:ins w:id="935" w:author="hgoerlitz" w:date="2021-08-12T08:14:00Z">
        <w:r w:rsidR="00A269E2">
          <w:t xml:space="preserve">’s </w:t>
        </w:r>
      </w:ins>
      <w:r>
        <w:t xml:space="preserve">dominant frequencies </w:t>
      </w:r>
      <w:del w:id="936" w:author="hgoerlitz" w:date="2021-08-12T08:13:00Z">
        <w:r w:rsidDel="00A269E2">
          <w:delText xml:space="preserve">describe </w:delText>
        </w:r>
      </w:del>
      <w:ins w:id="937" w:author="hgoerlitz" w:date="2021-08-12T08:13:00Z">
        <w:r w:rsidR="00A269E2">
          <w:t>are</w:t>
        </w:r>
        <w:r w:rsidR="00A269E2">
          <w:t xml:space="preserve"> </w:t>
        </w:r>
      </w:ins>
      <w:r>
        <w:t xml:space="preserve">the CF frequencies of </w:t>
      </w:r>
      <w:del w:id="938" w:author="hgoerlitz" w:date="2021-08-12T08:13:00Z">
        <w:r w:rsidDel="00A269E2">
          <w:delText xml:space="preserve">multiple </w:delText>
        </w:r>
      </w:del>
      <w:ins w:id="939" w:author="hgoerlitz" w:date="2021-08-12T08:13:00Z">
        <w:r w:rsidR="00A269E2">
          <w:t xml:space="preserve">all </w:t>
        </w:r>
      </w:ins>
      <w:r>
        <w:t xml:space="preserve">calls in the </w:t>
      </w:r>
      <w:del w:id="940" w:author="hgoerlitz" w:date="2021-08-12T08:13:00Z">
        <w:r w:rsidDel="00A269E2">
          <w:delText xml:space="preserve">same </w:delText>
        </w:r>
      </w:del>
      <w:r>
        <w:t>window</w:t>
      </w:r>
      <w:del w:id="941" w:author="hgoerlitz" w:date="2021-08-12T08:13:00Z">
        <w:r w:rsidDel="00A269E2">
          <w:delText>s</w:delText>
        </w:r>
      </w:del>
      <w:r>
        <w:t xml:space="preserve"> and were defined as local peaks of the smoothed power spectrum (</w:t>
      </w:r>
      <w:commentRangeStart w:id="942"/>
      <w:r w:rsidRPr="00A269E2">
        <w:rPr>
          <w:strike/>
          <w:rPrChange w:id="943" w:author="hgoerlitz" w:date="2021-08-12T08:15:00Z">
            <w:rPr/>
          </w:rPrChange>
        </w:rPr>
        <w:t>rolling mean average, 100 Hz bin-equivalent window</w:t>
      </w:r>
      <w:commentRangeEnd w:id="942"/>
      <w:r w:rsidR="00A269E2" w:rsidRPr="00A269E2">
        <w:rPr>
          <w:rStyle w:val="CommentReference"/>
          <w:strike/>
          <w:rPrChange w:id="944" w:author="hgoerlitz" w:date="2021-08-12T08:15:00Z">
            <w:rPr>
              <w:rStyle w:val="CommentReference"/>
            </w:rPr>
          </w:rPrChange>
        </w:rPr>
        <w:commentReference w:id="942"/>
      </w:r>
      <w:r>
        <w:t xml:space="preserve">) with a level of not more than 14 dB below the highest peak (for details see SI ??). </w:t>
      </w:r>
      <w:commentRangeStart w:id="945"/>
      <w:r>
        <w:t xml:space="preserve">Dominant </w:t>
      </w:r>
      <w:commentRangeEnd w:id="945"/>
      <w:r w:rsidR="00427C45">
        <w:rPr>
          <w:rStyle w:val="CommentReference"/>
        </w:rPr>
        <w:commentReference w:id="945"/>
      </w:r>
      <w:r>
        <w:t xml:space="preserve">frequencies complement the CF peak frequency measurement of individual calls. </w:t>
      </w:r>
      <w:commentRangeStart w:id="946"/>
      <w:del w:id="947" w:author="hgoerlitz" w:date="2021-08-12T08:19:00Z">
        <w:r w:rsidRPr="00A269E2" w:rsidDel="00A269E2">
          <w:rPr>
            <w:highlight w:val="yellow"/>
            <w:rPrChange w:id="948" w:author="hgoerlitz" w:date="2021-08-12T08:16:00Z">
              <w:rPr/>
            </w:rPrChange>
          </w:rPr>
          <w:delText>For instance, i</w:delText>
        </w:r>
      </w:del>
      <w:del w:id="949" w:author="hgoerlitz" w:date="2021-08-12T08:54:00Z">
        <w:r w:rsidRPr="00A269E2" w:rsidDel="00427C45">
          <w:rPr>
            <w:highlight w:val="yellow"/>
            <w:rPrChange w:id="950" w:author="hgoerlitz" w:date="2021-08-12T08:16:00Z">
              <w:rPr/>
            </w:rPrChange>
          </w:rPr>
          <w:delText xml:space="preserve">f </w:delText>
        </w:r>
        <w:commentRangeEnd w:id="946"/>
        <w:r w:rsidR="00A269E2" w:rsidDel="00427C45">
          <w:rPr>
            <w:rStyle w:val="CommentReference"/>
          </w:rPr>
          <w:commentReference w:id="946"/>
        </w:r>
        <w:r w:rsidRPr="00A269E2" w:rsidDel="00427C45">
          <w:rPr>
            <w:highlight w:val="yellow"/>
            <w:rPrChange w:id="951" w:author="hgoerlitz" w:date="2021-08-12T08:16:00Z">
              <w:rPr/>
            </w:rPrChange>
          </w:rPr>
          <w:delText xml:space="preserve">bats </w:delText>
        </w:r>
      </w:del>
      <w:del w:id="952" w:author="hgoerlitz" w:date="2021-08-12T08:18:00Z">
        <w:r w:rsidRPr="00A269E2" w:rsidDel="00A269E2">
          <w:rPr>
            <w:highlight w:val="yellow"/>
            <w:rPrChange w:id="953" w:author="hgoerlitz" w:date="2021-08-12T08:16:00Z">
              <w:rPr/>
            </w:rPrChange>
          </w:rPr>
          <w:delText xml:space="preserve">‘widen’ the bandwidth of </w:delText>
        </w:r>
      </w:del>
      <w:del w:id="954" w:author="hgoerlitz" w:date="2021-08-12T08:54:00Z">
        <w:r w:rsidRPr="00A269E2" w:rsidDel="00427C45">
          <w:rPr>
            <w:highlight w:val="yellow"/>
            <w:rPrChange w:id="955" w:author="hgoerlitz" w:date="2021-08-12T08:16:00Z">
              <w:rPr/>
            </w:rPrChange>
          </w:rPr>
          <w:delText xml:space="preserve">their CF frequencies </w:delText>
        </w:r>
      </w:del>
      <w:del w:id="956" w:author="hgoerlitz" w:date="2021-08-12T08:18:00Z">
        <w:r w:rsidRPr="00A269E2" w:rsidDel="00A269E2">
          <w:rPr>
            <w:highlight w:val="yellow"/>
            <w:rPrChange w:id="957" w:author="hgoerlitz" w:date="2021-08-12T08:16:00Z">
              <w:rPr/>
            </w:rPrChange>
          </w:rPr>
          <w:delText xml:space="preserve">in groups </w:delText>
        </w:r>
      </w:del>
      <w:del w:id="958" w:author="hgoerlitz" w:date="2021-08-12T08:54:00Z">
        <w:r w:rsidRPr="00A269E2" w:rsidDel="00427C45">
          <w:rPr>
            <w:highlight w:val="yellow"/>
            <w:rPrChange w:id="959" w:author="hgoerlitz" w:date="2021-08-12T08:16:00Z">
              <w:rPr/>
            </w:rPrChange>
          </w:rPr>
          <w:delText>to reduce overlap, we expect an increased dominant frequenc</w:delText>
        </w:r>
      </w:del>
      <w:del w:id="960" w:author="hgoerlitz" w:date="2021-08-12T08:19:00Z">
        <w:r w:rsidRPr="00A269E2" w:rsidDel="00A269E2">
          <w:rPr>
            <w:highlight w:val="yellow"/>
            <w:rPrChange w:id="961" w:author="hgoerlitz" w:date="2021-08-12T08:16:00Z">
              <w:rPr/>
            </w:rPrChange>
          </w:rPr>
          <w:delText>y</w:delText>
        </w:r>
      </w:del>
      <w:del w:id="962" w:author="hgoerlitz" w:date="2021-08-12T08:54:00Z">
        <w:r w:rsidRPr="00A269E2" w:rsidDel="00427C45">
          <w:rPr>
            <w:highlight w:val="yellow"/>
            <w:rPrChange w:id="963" w:author="hgoerlitz" w:date="2021-08-12T08:16:00Z">
              <w:rPr/>
            </w:rPrChange>
          </w:rPr>
          <w:delText xml:space="preserve"> </w:delText>
        </w:r>
      </w:del>
      <w:del w:id="964" w:author="hgoerlitz" w:date="2021-08-12T08:19:00Z">
        <w:r w:rsidRPr="00A269E2" w:rsidDel="00A269E2">
          <w:rPr>
            <w:highlight w:val="yellow"/>
            <w:rPrChange w:id="965" w:author="hgoerlitz" w:date="2021-08-12T08:16:00Z">
              <w:rPr/>
            </w:rPrChange>
          </w:rPr>
          <w:delText>range in multi-</w:delText>
        </w:r>
      </w:del>
      <w:del w:id="966" w:author="hgoerlitz" w:date="2021-08-12T08:54:00Z">
        <w:r w:rsidRPr="00A269E2" w:rsidDel="00427C45">
          <w:rPr>
            <w:highlight w:val="yellow"/>
            <w:rPrChange w:id="967" w:author="hgoerlitz" w:date="2021-08-12T08:16:00Z">
              <w:rPr/>
            </w:rPrChange>
          </w:rPr>
          <w:delText xml:space="preserve">bat </w:delText>
        </w:r>
      </w:del>
      <w:del w:id="968" w:author="hgoerlitz" w:date="2021-08-12T08:19:00Z">
        <w:r w:rsidRPr="00A269E2" w:rsidDel="00A269E2">
          <w:rPr>
            <w:highlight w:val="yellow"/>
            <w:rPrChange w:id="969" w:author="hgoerlitz" w:date="2021-08-12T08:16:00Z">
              <w:rPr/>
            </w:rPrChange>
          </w:rPr>
          <w:delText>activities</w:delText>
        </w:r>
      </w:del>
      <w:del w:id="970" w:author="hgoerlitz" w:date="2021-08-12T08:54:00Z">
        <w:r w:rsidRPr="00A269E2" w:rsidDel="00427C45">
          <w:rPr>
            <w:highlight w:val="yellow"/>
            <w:rPrChange w:id="971" w:author="hgoerlitz" w:date="2021-08-12T08:16:00Z">
              <w:rPr/>
            </w:rPrChange>
          </w:rPr>
          <w:delText>.</w:delText>
        </w:r>
        <w:r w:rsidDel="00427C45">
          <w:delText xml:space="preserve"> FM</w:delText>
        </w:r>
      </w:del>
      <w:r>
        <w:t xml:space="preserve"> lower frequencies were defined as the lowest frequencies </w:t>
      </w:r>
      <w:ins w:id="972" w:author="hgoerlitz" w:date="2021-08-12T08:20:00Z">
        <w:r w:rsidR="00464D88">
          <w:t>(</w:t>
        </w:r>
        <w:r w:rsidR="00464D88" w:rsidRPr="00464D88">
          <w:rPr>
            <w:highlight w:val="yellow"/>
            <w:rPrChange w:id="973" w:author="hgoerlitz" w:date="2021-08-12T08:20:00Z">
              <w:rPr/>
            </w:rPrChange>
          </w:rPr>
          <w:t>at 10 dB below the level of the peak frequency of the FM</w:t>
        </w:r>
        <w:r w:rsidR="00464D88" w:rsidRPr="00464D88">
          <w:rPr>
            <w:highlight w:val="yellow"/>
            <w:rPrChange w:id="974" w:author="hgoerlitz" w:date="2021-08-12T08:20:00Z">
              <w:rPr/>
            </w:rPrChange>
          </w:rPr>
          <w:t>-</w:t>
        </w:r>
        <w:proofErr w:type="gramStart"/>
        <w:r w:rsidR="00464D88" w:rsidRPr="00464D88">
          <w:rPr>
            <w:highlight w:val="yellow"/>
            <w:rPrChange w:id="975" w:author="hgoerlitz" w:date="2021-08-12T08:20:00Z">
              <w:rPr/>
            </w:rPrChange>
          </w:rPr>
          <w:t>component</w:t>
        </w:r>
        <w:r w:rsidR="00464D88" w:rsidRPr="00464D88">
          <w:rPr>
            <w:highlight w:val="yellow"/>
            <w:rPrChange w:id="976" w:author="hgoerlitz" w:date="2021-08-12T08:20:00Z">
              <w:rPr/>
            </w:rPrChange>
          </w:rPr>
          <w:t xml:space="preserve"> ???</w:t>
        </w:r>
        <w:proofErr w:type="gramEnd"/>
        <w:r w:rsidR="00464D88">
          <w:rPr>
            <w:highlight w:val="yellow"/>
          </w:rPr>
          <w:t xml:space="preserve"> – AS IN IND</w:t>
        </w:r>
      </w:ins>
      <w:ins w:id="977" w:author="hgoerlitz" w:date="2021-08-12T08:21:00Z">
        <w:r w:rsidR="00464D88">
          <w:rPr>
            <w:highlight w:val="yellow"/>
          </w:rPr>
          <w:t>.</w:t>
        </w:r>
      </w:ins>
      <w:ins w:id="978" w:author="hgoerlitz" w:date="2021-08-12T08:20:00Z">
        <w:r w:rsidR="00464D88">
          <w:rPr>
            <w:highlight w:val="yellow"/>
          </w:rPr>
          <w:t xml:space="preserve"> CALL </w:t>
        </w:r>
      </w:ins>
      <w:ins w:id="979" w:author="hgoerlitz" w:date="2021-08-12T08:21:00Z">
        <w:r w:rsidR="00464D88">
          <w:rPr>
            <w:highlight w:val="yellow"/>
          </w:rPr>
          <w:t>ANALYSIS???</w:t>
        </w:r>
      </w:ins>
      <w:ins w:id="980" w:author="hgoerlitz" w:date="2021-08-12T08:20:00Z">
        <w:r w:rsidR="00464D88">
          <w:t xml:space="preserve">) </w:t>
        </w:r>
      </w:ins>
      <w:r>
        <w:t xml:space="preserve">extracted from each </w:t>
      </w:r>
      <w:commentRangeStart w:id="981"/>
      <w:r>
        <w:t xml:space="preserve">identified FM region </w:t>
      </w:r>
      <w:commentRangeEnd w:id="981"/>
      <w:r w:rsidR="002E50BD">
        <w:rPr>
          <w:rStyle w:val="CommentReference"/>
        </w:rPr>
        <w:commentReference w:id="981"/>
      </w:r>
      <w:r>
        <w:t xml:space="preserve">in a spectrogram representation of the window (see SI ??). FM </w:t>
      </w:r>
      <w:del w:id="982" w:author="hgoerlitz" w:date="2021-08-12T08:33:00Z">
        <w:r w:rsidDel="002E50BD">
          <w:delText xml:space="preserve">lower </w:delText>
        </w:r>
      </w:del>
      <w:ins w:id="983" w:author="hgoerlitz" w:date="2021-08-12T08:33:00Z">
        <w:r w:rsidR="002E50BD">
          <w:t>lowe</w:t>
        </w:r>
        <w:r w:rsidR="002E50BD">
          <w:t>st</w:t>
        </w:r>
        <w:r w:rsidR="002E50BD">
          <w:t xml:space="preserve"> </w:t>
        </w:r>
      </w:ins>
      <w:r>
        <w:t xml:space="preserve">frequencies in the windowed analysis </w:t>
      </w:r>
      <w:commentRangeStart w:id="984"/>
      <w:r>
        <w:t xml:space="preserve">are analogous </w:t>
      </w:r>
      <w:commentRangeEnd w:id="984"/>
      <w:r w:rsidR="002E50BD">
        <w:rPr>
          <w:rStyle w:val="CommentReference"/>
        </w:rPr>
        <w:commentReference w:id="984"/>
      </w:r>
      <w:r>
        <w:t xml:space="preserve">to the </w:t>
      </w:r>
      <w:proofErr w:type="spellStart"/>
      <w:r>
        <w:t>i</w:t>
      </w:r>
      <w:proofErr w:type="spellEnd"/>
      <w:r>
        <w:t>/</w:t>
      </w:r>
      <w:proofErr w:type="spellStart"/>
      <w:r>
        <w:t>tFM</w:t>
      </w:r>
      <w:proofErr w:type="spellEnd"/>
      <w:r>
        <w:t xml:space="preserve"> </w:t>
      </w:r>
      <w:commentRangeStart w:id="985"/>
      <w:r>
        <w:t>lowe</w:t>
      </w:r>
      <w:ins w:id="986" w:author="hgoerlitz" w:date="2021-08-12T08:21:00Z">
        <w:r w:rsidR="00464D88">
          <w:t>st</w:t>
        </w:r>
      </w:ins>
      <w:del w:id="987" w:author="hgoerlitz" w:date="2021-08-12T08:21:00Z">
        <w:r w:rsidDel="00464D88">
          <w:delText>r</w:delText>
        </w:r>
      </w:del>
      <w:r>
        <w:t xml:space="preserve"> frequency </w:t>
      </w:r>
      <w:commentRangeEnd w:id="985"/>
      <w:r w:rsidR="00464D88">
        <w:rPr>
          <w:rStyle w:val="CommentReference"/>
        </w:rPr>
        <w:commentReference w:id="985"/>
      </w:r>
      <w:r>
        <w:t>of the individual call analysis.</w:t>
      </w:r>
      <w:ins w:id="988" w:author="hgoerlitz" w:date="2021-08-12T08:22:00Z">
        <w:r w:rsidR="00464D88">
          <w:t xml:space="preserve"> </w:t>
        </w:r>
      </w:ins>
      <w:r>
        <w:t xml:space="preserve">The RMS </w:t>
      </w:r>
      <w:del w:id="989" w:author="hgoerlitz" w:date="2021-08-12T08:34:00Z">
        <w:r w:rsidDel="002E50BD">
          <w:delText xml:space="preserve">level </w:delText>
        </w:r>
      </w:del>
      <w:ins w:id="990" w:author="hgoerlitz" w:date="2021-08-12T08:34:00Z">
        <w:r w:rsidR="002E50BD">
          <w:t>SPL</w:t>
        </w:r>
      </w:ins>
      <w:ins w:id="991" w:author="hgoerlitz" w:date="2021-08-12T08:35:00Z">
        <w:r w:rsidR="002E50BD">
          <w:t xml:space="preserve">, i.e., the </w:t>
        </w:r>
        <w:r w:rsidR="002E50BD">
          <w:t>root-mean-square of all samples in a window</w:t>
        </w:r>
        <w:r w:rsidR="002E50BD">
          <w:t xml:space="preserve">, </w:t>
        </w:r>
      </w:ins>
      <w:r>
        <w:t xml:space="preserve">describes the </w:t>
      </w:r>
      <w:ins w:id="992" w:author="hgoerlitz" w:date="2021-08-12T08:36:00Z">
        <w:r w:rsidR="002E50BD">
          <w:t xml:space="preserve">average </w:t>
        </w:r>
      </w:ins>
      <w:r>
        <w:t xml:space="preserve">received </w:t>
      </w:r>
      <w:ins w:id="993" w:author="hgoerlitz" w:date="2021-08-12T08:36:00Z">
        <w:r w:rsidR="002E50BD">
          <w:t xml:space="preserve">sound pressure </w:t>
        </w:r>
      </w:ins>
      <w:r>
        <w:t xml:space="preserve">level of the </w:t>
      </w:r>
      <w:ins w:id="994" w:author="hgoerlitz" w:date="2021-08-12T08:36:00Z">
        <w:r w:rsidR="002E50BD">
          <w:t xml:space="preserve">total </w:t>
        </w:r>
      </w:ins>
      <w:r>
        <w:t>window</w:t>
      </w:r>
      <w:del w:id="995" w:author="hgoerlitz" w:date="2021-08-12T08:36:00Z">
        <w:r w:rsidDel="002E50BD">
          <w:delText>, and was defined as the</w:delText>
        </w:r>
      </w:del>
      <w:del w:id="996" w:author="hgoerlitz" w:date="2021-08-12T08:35:00Z">
        <w:r w:rsidDel="002E50BD">
          <w:delText xml:space="preserve"> root-mean-square of all samples in a window</w:delText>
        </w:r>
      </w:del>
      <w:r>
        <w:t xml:space="preserve">. </w:t>
      </w:r>
      <w:del w:id="997" w:author="hgoerlitz" w:date="2021-08-12T08:36:00Z">
        <w:r w:rsidDel="002E50BD">
          <w:delText xml:space="preserve">In a </w:delText>
        </w:r>
      </w:del>
      <w:ins w:id="998" w:author="hgoerlitz" w:date="2021-08-12T08:36:00Z">
        <w:r w:rsidR="002E50BD">
          <w:t xml:space="preserve">Per </w:t>
        </w:r>
      </w:ins>
      <w:del w:id="999" w:author="hgoerlitz" w:date="2021-08-12T08:36:00Z">
        <w:r w:rsidDel="002E50BD">
          <w:lastRenderedPageBreak/>
          <w:delText xml:space="preserve">single </w:delText>
        </w:r>
      </w:del>
      <w:r>
        <w:t>window, there could be multiple</w:t>
      </w:r>
      <w:ins w:id="1000" w:author="hgoerlitz" w:date="2021-08-12T08:36:00Z">
        <w:r w:rsidR="002E50BD">
          <w:t xml:space="preserve"> dominant and </w:t>
        </w:r>
      </w:ins>
      <w:commentRangeStart w:id="1001"/>
      <w:del w:id="1002" w:author="hgoerlitz" w:date="2021-08-12T08:36:00Z">
        <w:r w:rsidDel="002E50BD">
          <w:delText xml:space="preserve"> terminal </w:delText>
        </w:r>
      </w:del>
      <w:ins w:id="1003" w:author="hgoerlitz" w:date="2021-08-12T08:36:00Z">
        <w:r w:rsidR="002E50BD">
          <w:t xml:space="preserve">FM </w:t>
        </w:r>
        <w:commentRangeEnd w:id="1001"/>
        <w:r w:rsidR="002E50BD">
          <w:rPr>
            <w:rStyle w:val="CommentReference"/>
          </w:rPr>
          <w:commentReference w:id="1001"/>
        </w:r>
      </w:ins>
      <w:del w:id="1004" w:author="hgoerlitz" w:date="2021-08-12T08:36:00Z">
        <w:r w:rsidDel="002E50BD">
          <w:delText xml:space="preserve">and dominant </w:delText>
        </w:r>
      </w:del>
      <w:r>
        <w:t>frequency measurement, but only one received RMS level measurement.</w:t>
      </w:r>
    </w:p>
    <w:p w14:paraId="4B1F05D3" w14:textId="6B4C15D4" w:rsidR="00C40095" w:rsidDel="00427C45" w:rsidRDefault="00AE3C4E">
      <w:pPr>
        <w:pStyle w:val="BodyText"/>
        <w:rPr>
          <w:moveFrom w:id="1005" w:author="hgoerlitz" w:date="2021-08-12T08:53:00Z"/>
        </w:rPr>
      </w:pPr>
      <w:moveFromRangeStart w:id="1006" w:author="hgoerlitz" w:date="2021-08-12T08:53:00Z" w:name="move79650849"/>
      <w:commentRangeStart w:id="1007"/>
      <w:moveFrom w:id="1008" w:author="hgoerlitz" w:date="2021-08-12T08:53:00Z">
        <w:r w:rsidDel="00427C45">
          <w:t xml:space="preserve">We </w:t>
        </w:r>
        <w:commentRangeEnd w:id="1007"/>
        <w:r w:rsidR="00BD71EA" w:rsidDel="00427C45">
          <w:rPr>
            <w:rStyle w:val="CommentReference"/>
          </w:rPr>
          <w:commentReference w:id="1007"/>
        </w:r>
        <w:r w:rsidDel="00427C45">
          <w:t>created ‘virtual multi-bat’ data by combining single bat audio-files that were of similar durations (SI ??). This generated a ‘null’ dataset of multiple bats that were echolocating together without altering their calls in groups. We performed the same windowed call analysis on the virtual multi-bat audio as described above for the real multi-bat audio, to compare real echolocation during group flight during virtual group flight without call alterations.</w:t>
        </w:r>
      </w:moveFrom>
    </w:p>
    <w:p w14:paraId="002F442D" w14:textId="073B2DF3" w:rsidR="00C40095" w:rsidRDefault="00AE3C4E">
      <w:pPr>
        <w:pStyle w:val="Heading1"/>
      </w:pPr>
      <w:bookmarkStart w:id="1009" w:name="stats"/>
      <w:bookmarkEnd w:id="385"/>
      <w:bookmarkEnd w:id="555"/>
      <w:bookmarkEnd w:id="882"/>
      <w:moveFromRangeEnd w:id="1006"/>
      <w:commentRangeStart w:id="1010"/>
      <w:del w:id="1011" w:author="hgoerlitz" w:date="2021-08-12T08:22:00Z">
        <w:r w:rsidDel="00464D88">
          <w:rPr>
            <w:rStyle w:val="SectionNumber"/>
          </w:rPr>
          <w:delText>3</w:delText>
        </w:r>
      </w:del>
      <w:ins w:id="1012" w:author="hgoerlitz" w:date="2021-08-12T08:22:00Z">
        <w:r w:rsidR="00464D88">
          <w:rPr>
            <w:rStyle w:val="SectionNumber"/>
          </w:rPr>
          <w:t>2.5</w:t>
        </w:r>
        <w:commentRangeEnd w:id="1010"/>
        <w:r w:rsidR="00464D88">
          <w:rPr>
            <w:rStyle w:val="CommentReference"/>
            <w:rFonts w:asciiTheme="minorHAnsi" w:eastAsiaTheme="minorHAnsi" w:hAnsiTheme="minorHAnsi" w:cstheme="minorBidi"/>
            <w:b w:val="0"/>
            <w:bCs w:val="0"/>
            <w:color w:val="auto"/>
          </w:rPr>
          <w:commentReference w:id="1010"/>
        </w:r>
      </w:ins>
      <w:r>
        <w:tab/>
        <w:t>Statistical analysis</w:t>
      </w:r>
    </w:p>
    <w:p w14:paraId="305721A1" w14:textId="50219691" w:rsidR="00C40095" w:rsidRDefault="00AE3C4E">
      <w:pPr>
        <w:pStyle w:val="FirstParagraph"/>
      </w:pPr>
      <w:r>
        <w:t>We observed up to four bats flying</w:t>
      </w:r>
      <w:ins w:id="1013" w:author="hgoerlitz" w:date="2021-08-12T08:39:00Z">
        <w:r w:rsidR="00860F7B">
          <w:t xml:space="preserve"> together</w:t>
        </w:r>
      </w:ins>
      <w:r>
        <w:t xml:space="preserve"> in the cave at the same time. </w:t>
      </w:r>
      <w:ins w:id="1014" w:author="hgoerlitz" w:date="2021-08-12T08:38:00Z">
        <w:r w:rsidR="00860F7B">
          <w:t xml:space="preserve">Since </w:t>
        </w:r>
      </w:ins>
      <w:del w:id="1015" w:author="hgoerlitz" w:date="2021-08-12T08:38:00Z">
        <w:r w:rsidDel="00860F7B">
          <w:delText xml:space="preserve">Especially in the individual call dataset </w:delText>
        </w:r>
      </w:del>
      <w:r>
        <w:t xml:space="preserve">the number of recordings </w:t>
      </w:r>
      <w:del w:id="1016" w:author="hgoerlitz" w:date="2021-08-12T08:39:00Z">
        <w:r w:rsidDel="00860F7B">
          <w:delText xml:space="preserve">of multi-bat </w:delText>
        </w:r>
      </w:del>
      <w:ins w:id="1017" w:author="hgoerlitz" w:date="2021-08-12T08:39:00Z">
        <w:r w:rsidR="00860F7B">
          <w:t>with more th</w:t>
        </w:r>
      </w:ins>
      <w:ins w:id="1018" w:author="hgoerlitz" w:date="2021-08-12T08:40:00Z">
        <w:r w:rsidR="00860F7B">
          <w:t>a</w:t>
        </w:r>
      </w:ins>
      <w:ins w:id="1019" w:author="hgoerlitz" w:date="2021-08-12T08:39:00Z">
        <w:r w:rsidR="00860F7B">
          <w:t xml:space="preserve">n one bat </w:t>
        </w:r>
      </w:ins>
      <w:del w:id="1020" w:author="hgoerlitz" w:date="2021-08-12T08:38:00Z">
        <w:r w:rsidDel="00860F7B">
          <w:delText>(</w:delText>
        </w:r>
        <m:oMath>
          <m:r>
            <m:rPr>
              <m:sty m:val="p"/>
            </m:rPr>
            <w:rPr>
              <w:rFonts w:ascii="Cambria Math" w:hAnsi="Cambria Math"/>
            </w:rPr>
            <m:t>≥</m:t>
          </m:r>
        </m:oMath>
        <w:r w:rsidDel="00860F7B">
          <w:delText xml:space="preserve"> 2 bats) </w:delText>
        </w:r>
      </w:del>
      <w:del w:id="1021" w:author="hgoerlitz" w:date="2021-08-12T08:39:00Z">
        <w:r w:rsidDel="00860F7B">
          <w:delText xml:space="preserve">calls </w:delText>
        </w:r>
      </w:del>
      <w:r>
        <w:t>was low</w:t>
      </w:r>
      <w:ins w:id="1022" w:author="hgoerlitz" w:date="2021-08-12T08:38:00Z">
        <w:r w:rsidR="00860F7B">
          <w:t>, e</w:t>
        </w:r>
        <w:r w:rsidR="00860F7B">
          <w:t>specially in the individual call dataset</w:t>
        </w:r>
      </w:ins>
      <w:r>
        <w:t xml:space="preserve"> (N=177, 40, 7, 2 for group sizes of 1, 2, 3, 4 respectively,), we </w:t>
      </w:r>
      <w:del w:id="1023" w:author="hgoerlitz" w:date="2021-08-12T08:38:00Z">
        <w:r w:rsidDel="00860F7B">
          <w:delText xml:space="preserve">thus </w:delText>
        </w:r>
      </w:del>
      <w:r>
        <w:t xml:space="preserve">combined all bat activity periods with </w:t>
      </w:r>
      <m:oMath>
        <m:r>
          <m:rPr>
            <m:sty m:val="p"/>
          </m:rPr>
          <w:rPr>
            <w:rFonts w:ascii="Cambria Math" w:hAnsi="Cambria Math"/>
          </w:rPr>
          <m:t>≥</m:t>
        </m:r>
      </m:oMath>
      <w:del w:id="1024" w:author="hgoerlitz" w:date="2021-08-12T08:39:00Z">
        <w:r w:rsidDel="00860F7B">
          <w:delText xml:space="preserve"> </w:delText>
        </w:r>
      </w:del>
      <w:r>
        <w:t xml:space="preserve">2 bats into a multi-bat </w:t>
      </w:r>
      <w:del w:id="1025" w:author="hgoerlitz" w:date="2021-08-12T08:40:00Z">
        <w:r w:rsidDel="00860F7B">
          <w:delText xml:space="preserve">class </w:delText>
        </w:r>
      </w:del>
      <w:ins w:id="1026" w:author="hgoerlitz" w:date="2021-08-12T08:40:00Z">
        <w:r w:rsidR="00860F7B">
          <w:t>context</w:t>
        </w:r>
        <w:r w:rsidR="00860F7B">
          <w:t xml:space="preserve"> </w:t>
        </w:r>
      </w:ins>
      <w:r>
        <w:t xml:space="preserve">and compared </w:t>
      </w:r>
      <w:ins w:id="1027" w:author="hgoerlitz" w:date="2021-08-12T08:40:00Z">
        <w:r w:rsidR="00860F7B">
          <w:t xml:space="preserve">call parameters between </w:t>
        </w:r>
      </w:ins>
      <w:del w:id="1028" w:author="hgoerlitz" w:date="2021-08-12T08:40:00Z">
        <w:r w:rsidDel="00860F7B">
          <w:delText>‘</w:delText>
        </w:r>
      </w:del>
      <w:r>
        <w:t>single</w:t>
      </w:r>
      <w:del w:id="1029" w:author="hgoerlitz" w:date="2021-08-12T08:40:00Z">
        <w:r w:rsidDel="00860F7B">
          <w:delText>’</w:delText>
        </w:r>
      </w:del>
      <w:ins w:id="1030" w:author="hgoerlitz" w:date="2021-08-12T08:40:00Z">
        <w:r w:rsidR="00860F7B">
          <w:t>-</w:t>
        </w:r>
      </w:ins>
      <w:r>
        <w:t xml:space="preserve"> </w:t>
      </w:r>
      <w:commentRangeStart w:id="1031"/>
      <w:ins w:id="1032" w:author="hgoerlitz" w:date="2021-08-12T08:40:00Z">
        <w:r w:rsidR="00860F7B">
          <w:t xml:space="preserve">(N=177) </w:t>
        </w:r>
      </w:ins>
      <w:r>
        <w:t xml:space="preserve">and </w:t>
      </w:r>
      <w:del w:id="1033" w:author="hgoerlitz" w:date="2021-08-12T08:40:00Z">
        <w:r w:rsidDel="00860F7B">
          <w:delText>‘</w:delText>
        </w:r>
      </w:del>
      <w:r>
        <w:t>multi</w:t>
      </w:r>
      <w:ins w:id="1034" w:author="hgoerlitz" w:date="2021-08-12T08:40:00Z">
        <w:r w:rsidR="00860F7B">
          <w:t>-</w:t>
        </w:r>
      </w:ins>
      <w:del w:id="1035" w:author="hgoerlitz" w:date="2021-08-12T08:40:00Z">
        <w:r w:rsidDel="00860F7B">
          <w:delText xml:space="preserve">’ </w:delText>
        </w:r>
      </w:del>
      <w:r>
        <w:t xml:space="preserve">bat </w:t>
      </w:r>
      <w:del w:id="1036" w:author="hgoerlitz" w:date="2021-08-12T08:39:00Z">
        <w:r w:rsidDel="00860F7B">
          <w:delText>(</w:delText>
        </w:r>
        <m:oMath>
          <m:r>
            <m:rPr>
              <m:sty m:val="p"/>
            </m:rPr>
            <w:rPr>
              <w:rFonts w:ascii="Cambria Math" w:hAnsi="Cambria Math"/>
            </w:rPr>
            <m:t>≥</m:t>
          </m:r>
          <m:r>
            <w:rPr>
              <w:rFonts w:ascii="Cambria Math" w:hAnsi="Cambria Math"/>
            </w:rPr>
            <m:t>2</m:t>
          </m:r>
        </m:oMath>
        <w:r w:rsidDel="00860F7B">
          <w:delText xml:space="preserve"> bats) </w:delText>
        </w:r>
      </w:del>
      <w:del w:id="1037" w:author="hgoerlitz" w:date="2021-08-12T08:40:00Z">
        <w:r w:rsidDel="00860F7B">
          <w:delText>calls</w:delText>
        </w:r>
      </w:del>
      <w:ins w:id="1038" w:author="hgoerlitz" w:date="2021-08-12T08:40:00Z">
        <w:r w:rsidR="00860F7B">
          <w:t>contexts (N=49)</w:t>
        </w:r>
      </w:ins>
      <w:del w:id="1039" w:author="hgoerlitz" w:date="2021-08-12T08:39:00Z">
        <w:r w:rsidDel="00860F7B">
          <w:delText xml:space="preserve"> in the individual call analysis</w:delText>
        </w:r>
      </w:del>
      <w:r>
        <w:t>.</w:t>
      </w:r>
      <w:commentRangeEnd w:id="1031"/>
      <w:r w:rsidR="00860F7B">
        <w:rPr>
          <w:rStyle w:val="CommentReference"/>
        </w:rPr>
        <w:commentReference w:id="1031"/>
      </w:r>
    </w:p>
    <w:p w14:paraId="19B1E892" w14:textId="6AA4B266" w:rsidR="00C40095" w:rsidRDefault="00AE3C4E">
      <w:pPr>
        <w:pStyle w:val="Heading2"/>
      </w:pPr>
      <w:bookmarkStart w:id="1040" w:name="indcallstatanalysis"/>
      <w:del w:id="1041" w:author="hgoerlitz" w:date="2021-08-12T08:23:00Z">
        <w:r w:rsidDel="00464D88">
          <w:rPr>
            <w:rStyle w:val="SectionNumber"/>
          </w:rPr>
          <w:delText>3</w:delText>
        </w:r>
      </w:del>
      <w:ins w:id="1042" w:author="hgoerlitz" w:date="2021-08-12T08:23:00Z">
        <w:r w:rsidR="00464D88">
          <w:rPr>
            <w:rStyle w:val="SectionNumber"/>
          </w:rPr>
          <w:t>2.5</w:t>
        </w:r>
      </w:ins>
      <w:r>
        <w:rPr>
          <w:rStyle w:val="SectionNumber"/>
        </w:rPr>
        <w:t>.1</w:t>
      </w:r>
      <w:r>
        <w:tab/>
        <w:t>Individual call analysis</w:t>
      </w:r>
    </w:p>
    <w:p w14:paraId="5933EB0D" w14:textId="5BAE7EEC" w:rsidR="00C40095" w:rsidRDefault="00AE3C4E">
      <w:pPr>
        <w:pStyle w:val="FirstParagraph"/>
      </w:pPr>
      <w:r>
        <w:t xml:space="preserve">We ran linear mixed-models (LMMs) </w:t>
      </w:r>
      <w:ins w:id="1043" w:author="hgoerlitz" w:date="2021-08-12T08:42:00Z">
        <w:r w:rsidR="00A24DEA">
          <w:t xml:space="preserve">for each call parameter separately, </w:t>
        </w:r>
      </w:ins>
      <w:r>
        <w:t xml:space="preserve">with the </w:t>
      </w:r>
      <w:del w:id="1044" w:author="hgoerlitz" w:date="2021-08-12T08:42:00Z">
        <w:r w:rsidDel="00A24DEA">
          <w:delText xml:space="preserve">measurement </w:delText>
        </w:r>
      </w:del>
      <w:ins w:id="1045" w:author="hgoerlitz" w:date="2021-08-12T08:42:00Z">
        <w:r w:rsidR="00A24DEA">
          <w:t xml:space="preserve">call parameter </w:t>
        </w:r>
      </w:ins>
      <w:r>
        <w:t>as response</w:t>
      </w:r>
      <w:ins w:id="1046" w:author="hgoerlitz" w:date="2021-08-12T08:42:00Z">
        <w:r w:rsidR="00A24DEA">
          <w:t xml:space="preserve"> variable</w:t>
        </w:r>
      </w:ins>
      <w:r>
        <w:t xml:space="preserve">, group </w:t>
      </w:r>
      <w:del w:id="1047" w:author="hgoerlitz" w:date="2021-08-12T08:42:00Z">
        <w:r w:rsidDel="00A24DEA">
          <w:delText xml:space="preserve">size </w:delText>
        </w:r>
      </w:del>
      <w:ins w:id="1048" w:author="hgoerlitz" w:date="2021-08-12T08:42:00Z">
        <w:r w:rsidR="00A24DEA">
          <w:t xml:space="preserve">context (single, multi) </w:t>
        </w:r>
      </w:ins>
      <w:r>
        <w:t xml:space="preserve">as </w:t>
      </w:r>
      <w:del w:id="1049" w:author="hgoerlitz" w:date="2021-08-12T08:42:00Z">
        <w:r w:rsidDel="00A24DEA">
          <w:delText xml:space="preserve">a </w:delText>
        </w:r>
      </w:del>
      <w:r>
        <w:t xml:space="preserve">categorical predictor </w:t>
      </w:r>
      <w:del w:id="1050" w:author="hgoerlitz" w:date="2021-08-12T08:42:00Z">
        <w:r w:rsidDel="00A24DEA">
          <w:delText xml:space="preserve">(single, multi) </w:delText>
        </w:r>
      </w:del>
      <w:r>
        <w:t>and video-file ID as random intercept</w:t>
      </w:r>
      <w:ins w:id="1051" w:author="hgoerlitz" w:date="2021-08-12T08:45:00Z">
        <w:r w:rsidR="00A24DEA">
          <w:t xml:space="preserve">, </w:t>
        </w:r>
        <w:commentRangeStart w:id="1052"/>
        <w:r w:rsidR="00A24DEA">
          <w:t>using R (REF) and PACKAGE</w:t>
        </w:r>
        <w:commentRangeEnd w:id="1052"/>
        <w:r w:rsidR="00A24DEA">
          <w:rPr>
            <w:rStyle w:val="CommentReference"/>
          </w:rPr>
          <w:commentReference w:id="1052"/>
        </w:r>
      </w:ins>
      <w:del w:id="1053" w:author="hgoerlitz" w:date="2021-08-12T08:42:00Z">
        <w:r w:rsidDel="00A24DEA">
          <w:delText xml:space="preserve"> for all parameters</w:delText>
        </w:r>
      </w:del>
      <w:r>
        <w:t xml:space="preserve">. </w:t>
      </w:r>
      <w:ins w:id="1054" w:author="hgoerlitz" w:date="2021-08-12T08:46:00Z">
        <w:r w:rsidR="00A24DEA">
          <w:t>We initially checked the m</w:t>
        </w:r>
      </w:ins>
      <w:del w:id="1055" w:author="hgoerlitz" w:date="2021-08-12T08:46:00Z">
        <w:r w:rsidDel="00A24DEA">
          <w:delText>M</w:delText>
        </w:r>
      </w:del>
      <w:r>
        <w:t xml:space="preserve">odel fit </w:t>
      </w:r>
      <w:del w:id="1056" w:author="hgoerlitz" w:date="2021-08-12T08:46:00Z">
        <w:r w:rsidDel="00A24DEA">
          <w:delText xml:space="preserve">was initially checked </w:delText>
        </w:r>
      </w:del>
      <w:r>
        <w:t>by performing residual diagnostics</w:t>
      </w:r>
      <w:ins w:id="1057" w:author="hgoerlitz" w:date="2021-08-12T08:46:00Z">
        <w:r w:rsidR="00A24DEA">
          <w:t xml:space="preserve">, and then estimated </w:t>
        </w:r>
      </w:ins>
      <w:del w:id="1058" w:author="hgoerlitz" w:date="2021-08-12T08:46:00Z">
        <w:r w:rsidDel="00A24DEA">
          <w:delText>. M</w:delText>
        </w:r>
      </w:del>
      <w:ins w:id="1059" w:author="hgoerlitz" w:date="2021-08-12T08:46:00Z">
        <w:r w:rsidR="00A24DEA">
          <w:t>m</w:t>
        </w:r>
      </w:ins>
      <w:r>
        <w:t xml:space="preserve">odel coefficients </w:t>
      </w:r>
      <w:del w:id="1060" w:author="hgoerlitz" w:date="2021-08-12T08:46:00Z">
        <w:r w:rsidDel="00A24DEA">
          <w:delText xml:space="preserve">were then estimated using </w:delText>
        </w:r>
      </w:del>
      <w:ins w:id="1061" w:author="hgoerlitz" w:date="2021-08-12T08:46:00Z">
        <w:r w:rsidR="00A24DEA">
          <w:t xml:space="preserve">with </w:t>
        </w:r>
      </w:ins>
      <w:r>
        <w:t xml:space="preserve">a Bayesian approach with non-informative priors </w:t>
      </w:r>
      <w:del w:id="1062" w:author="hgoerlitz" w:date="2021-08-12T08:46:00Z">
        <w:r w:rsidDel="00A24DEA">
          <w:delText xml:space="preserve">using the </w:delText>
        </w:r>
      </w:del>
      <w:ins w:id="1063" w:author="hgoerlitz" w:date="2021-08-12T08:46:00Z">
        <w:r w:rsidR="00A24DEA">
          <w:t>(</w:t>
        </w:r>
      </w:ins>
      <w:r>
        <w:rPr>
          <w:rStyle w:val="VerbatimChar"/>
        </w:rPr>
        <w:t>sim</w:t>
      </w:r>
      <w:r>
        <w:t xml:space="preserve"> function</w:t>
      </w:r>
      <w:ins w:id="1064" w:author="hgoerlitz" w:date="2021-08-12T08:47:00Z">
        <w:r w:rsidR="00A24DEA">
          <w:t xml:space="preserve">, </w:t>
        </w:r>
      </w:ins>
      <w:del w:id="1065" w:author="hgoerlitz" w:date="2021-08-12T08:47:00Z">
        <w:r w:rsidDel="00A24DEA">
          <w:delText xml:space="preserve"> of the </w:delText>
        </w:r>
      </w:del>
      <w:r>
        <w:t>‘arm’ package (48)</w:t>
      </w:r>
      <w:ins w:id="1066" w:author="hgoerlitz" w:date="2021-08-12T08:47:00Z">
        <w:r w:rsidR="00A24DEA">
          <w:t xml:space="preserve">) and report </w:t>
        </w:r>
      </w:ins>
      <w:del w:id="1067" w:author="hgoerlitz" w:date="2021-08-12T08:47:00Z">
        <w:r w:rsidDel="00A24DEA">
          <w:delText xml:space="preserve">, and </w:delText>
        </w:r>
      </w:del>
      <w:r>
        <w:t>the 95% highest posterior-density compatibility interval</w:t>
      </w:r>
      <w:del w:id="1068" w:author="hgoerlitz" w:date="2021-08-12T08:48:00Z">
        <w:r w:rsidDel="00A24DEA">
          <w:delText>s</w:delText>
        </w:r>
      </w:del>
      <w:r>
        <w:t xml:space="preserve"> (</w:t>
      </w:r>
      <w:proofErr w:type="spellStart"/>
      <w:r>
        <w:t>CoI</w:t>
      </w:r>
      <w:proofErr w:type="spellEnd"/>
      <w:r>
        <w:t>)</w:t>
      </w:r>
      <w:ins w:id="1069" w:author="hgoerlitz" w:date="2021-08-12T08:47:00Z">
        <w:r w:rsidR="00A24DEA">
          <w:t xml:space="preserve">, which </w:t>
        </w:r>
      </w:ins>
      <w:del w:id="1070" w:author="hgoerlitz" w:date="2021-08-12T08:47:00Z">
        <w:r w:rsidDel="00A24DEA">
          <w:delText xml:space="preserve"> were used in reporting. The compatibility interval </w:delText>
        </w:r>
      </w:del>
      <w:r>
        <w:t xml:space="preserve">represents the lower and upper borders of the posterior distribution of the coefficient estimates. </w:t>
      </w:r>
      <w:del w:id="1071" w:author="hgoerlitz" w:date="2021-08-12T08:48:00Z">
        <w:r w:rsidDel="00A24DEA">
          <w:delText xml:space="preserve">We would like to highlight </w:delText>
        </w:r>
      </w:del>
      <w:ins w:id="1072" w:author="hgoerlitz" w:date="2021-08-12T08:48:00Z">
        <w:r w:rsidR="00A24DEA">
          <w:t xml:space="preserve">Note </w:t>
        </w:r>
      </w:ins>
      <w:r>
        <w:t xml:space="preserve">that </w:t>
      </w:r>
      <w:del w:id="1073" w:author="hgoerlitz" w:date="2021-08-12T08:48:00Z">
        <w:r w:rsidDel="00A24DEA">
          <w:delText xml:space="preserve">a </w:delText>
        </w:r>
      </w:del>
      <w:r>
        <w:t>compatibility interval</w:t>
      </w:r>
      <w:ins w:id="1074" w:author="hgoerlitz" w:date="2021-08-12T08:48:00Z">
        <w:r w:rsidR="00A24DEA">
          <w:t>s</w:t>
        </w:r>
      </w:ins>
      <w:r>
        <w:t xml:space="preserve"> </w:t>
      </w:r>
      <w:del w:id="1075" w:author="hgoerlitz" w:date="2021-08-12T08:48:00Z">
        <w:r w:rsidDel="00A24DEA">
          <w:delText xml:space="preserve">is </w:delText>
        </w:r>
      </w:del>
      <w:ins w:id="1076" w:author="hgoerlitz" w:date="2021-08-12T08:48:00Z">
        <w:r w:rsidR="00A24DEA">
          <w:t xml:space="preserve">are </w:t>
        </w:r>
      </w:ins>
      <w:r>
        <w:t xml:space="preserve">not equivalent to </w:t>
      </w:r>
      <w:del w:id="1077" w:author="hgoerlitz" w:date="2021-08-12T08:48:00Z">
        <w:r w:rsidDel="00A24DEA">
          <w:delText xml:space="preserve">a </w:delText>
        </w:r>
      </w:del>
      <w:r>
        <w:t>confidence interval</w:t>
      </w:r>
      <w:ins w:id="1078" w:author="hgoerlitz" w:date="2021-08-12T08:48:00Z">
        <w:r w:rsidR="00A24DEA">
          <w:t>s</w:t>
        </w:r>
      </w:ins>
      <w:r>
        <w:t xml:space="preserve">, even though the numerical values may be similar under certain cases (49). </w:t>
      </w:r>
      <w:del w:id="1079" w:author="hgoerlitz" w:date="2021-08-12T08:48:00Z">
        <w:r w:rsidDel="00A24DEA">
          <w:delText>Unlike confidence intervals, t</w:delText>
        </w:r>
      </w:del>
      <w:ins w:id="1080" w:author="hgoerlitz" w:date="2021-08-12T08:48:00Z">
        <w:r w:rsidR="00A24DEA">
          <w:t>T</w:t>
        </w:r>
      </w:ins>
      <w:r>
        <w:t xml:space="preserve">he </w:t>
      </w:r>
      <w:del w:id="1081" w:author="hgoerlitz" w:date="2021-08-12T08:48:00Z">
        <w:r w:rsidDel="00A24DEA">
          <w:delText xml:space="preserve">compatibility interval </w:delText>
        </w:r>
      </w:del>
      <w:proofErr w:type="spellStart"/>
      <w:ins w:id="1082" w:author="hgoerlitz" w:date="2021-08-12T08:48:00Z">
        <w:r w:rsidR="00A24DEA">
          <w:t>C</w:t>
        </w:r>
      </w:ins>
      <w:ins w:id="1083" w:author="hgoerlitz" w:date="2021-08-12T08:49:00Z">
        <w:r w:rsidR="00A24DEA">
          <w:t>oI</w:t>
        </w:r>
        <w:proofErr w:type="spellEnd"/>
        <w:r w:rsidR="00A24DEA">
          <w:t xml:space="preserve"> </w:t>
        </w:r>
      </w:ins>
      <w:r>
        <w:t xml:space="preserve">allows a true </w:t>
      </w:r>
      <w:commentRangeStart w:id="1084"/>
      <w:r>
        <w:t>probabilistic interpretation</w:t>
      </w:r>
      <w:del w:id="1085" w:author="hgoerlitz" w:date="2021-08-12T08:49:00Z">
        <w:r w:rsidDel="00A24DEA">
          <w:delText>,</w:delText>
        </w:r>
      </w:del>
      <w:r>
        <w:t xml:space="preserve"> of a given probability that the underlying parameter value falls within a range for the given dataset.</w:t>
      </w:r>
      <w:commentRangeEnd w:id="1084"/>
      <w:r w:rsidR="00A24DEA">
        <w:rPr>
          <w:rStyle w:val="CommentReference"/>
        </w:rPr>
        <w:commentReference w:id="1084"/>
      </w:r>
    </w:p>
    <w:p w14:paraId="37CD2C89" w14:textId="6F907384" w:rsidR="00C40095" w:rsidRDefault="00AE3C4E">
      <w:pPr>
        <w:pStyle w:val="Heading2"/>
      </w:pPr>
      <w:bookmarkStart w:id="1086" w:name="windowstatanalysis"/>
      <w:bookmarkEnd w:id="1040"/>
      <w:commentRangeStart w:id="1087"/>
      <w:del w:id="1088" w:author="hgoerlitz" w:date="2021-08-12T08:23:00Z">
        <w:r w:rsidDel="00464D88">
          <w:rPr>
            <w:rStyle w:val="SectionNumber"/>
          </w:rPr>
          <w:delText>3</w:delText>
        </w:r>
      </w:del>
      <w:ins w:id="1089" w:author="hgoerlitz" w:date="2021-08-12T08:23:00Z">
        <w:r w:rsidR="00464D88">
          <w:rPr>
            <w:rStyle w:val="SectionNumber"/>
          </w:rPr>
          <w:t>2.5</w:t>
        </w:r>
      </w:ins>
      <w:r>
        <w:rPr>
          <w:rStyle w:val="SectionNumber"/>
        </w:rPr>
        <w:t>.2</w:t>
      </w:r>
      <w:r>
        <w:tab/>
        <w:t>Windowed call analysis</w:t>
      </w:r>
      <w:commentRangeEnd w:id="1087"/>
      <w:r w:rsidR="00C075F0">
        <w:rPr>
          <w:rStyle w:val="CommentReference"/>
          <w:rFonts w:asciiTheme="minorHAnsi" w:eastAsiaTheme="minorHAnsi" w:hAnsiTheme="minorHAnsi" w:cstheme="minorBidi"/>
          <w:b w:val="0"/>
          <w:bCs w:val="0"/>
          <w:color w:val="auto"/>
        </w:rPr>
        <w:commentReference w:id="1087"/>
      </w:r>
    </w:p>
    <w:p w14:paraId="0A8A3629" w14:textId="483AE083" w:rsidR="00901B5F" w:rsidRDefault="00901B5F" w:rsidP="00427C45">
      <w:pPr>
        <w:pStyle w:val="BodyText"/>
        <w:rPr>
          <w:ins w:id="1090" w:author="hgoerlitz" w:date="2021-08-12T09:02:00Z"/>
        </w:rPr>
      </w:pPr>
      <w:ins w:id="1091" w:author="hgoerlitz" w:date="2021-08-12T09:03:00Z">
        <w:r>
          <w:t>T</w:t>
        </w:r>
      </w:ins>
      <w:ins w:id="1092" w:author="hgoerlitz" w:date="2021-08-12T09:02:00Z">
        <w:r>
          <w:t xml:space="preserve">he windowed call analysis does not </w:t>
        </w:r>
      </w:ins>
      <w:ins w:id="1093" w:author="hgoerlitz" w:date="2021-08-12T09:03:00Z">
        <w:r>
          <w:t xml:space="preserve">provide individual-call level data, but a broader characterization of the average </w:t>
        </w:r>
      </w:ins>
      <w:ins w:id="1094" w:author="hgoerlitz" w:date="2021-08-12T09:04:00Z">
        <w:r>
          <w:t>call characteristics during single- and multi-bat contexts</w:t>
        </w:r>
      </w:ins>
      <w:ins w:id="1095" w:author="hgoerlitz" w:date="2021-08-12T09:05:00Z">
        <w:r>
          <w:t>. Potential changes observed during multi-bat cont</w:t>
        </w:r>
      </w:ins>
      <w:ins w:id="1096" w:author="hgoerlitz" w:date="2021-08-12T09:06:00Z">
        <w:r>
          <w:t xml:space="preserve">exts could thus be </w:t>
        </w:r>
      </w:ins>
      <w:ins w:id="1097" w:author="hgoerlitz" w:date="2021-08-12T09:34:00Z">
        <w:r w:rsidR="0087020D">
          <w:t xml:space="preserve">either </w:t>
        </w:r>
      </w:ins>
      <w:ins w:id="1098" w:author="hgoerlitz" w:date="2021-08-12T09:06:00Z">
        <w:r>
          <w:t xml:space="preserve">an active change in call parameters, but also a side-effect of jointly analyzing the call parameters of </w:t>
        </w:r>
      </w:ins>
      <w:ins w:id="1099" w:author="hgoerlitz" w:date="2021-08-12T09:35:00Z">
        <w:r w:rsidR="00C075F0">
          <w:t xml:space="preserve">multiple </w:t>
        </w:r>
      </w:ins>
      <w:ins w:id="1100" w:author="hgoerlitz" w:date="2021-08-12T09:06:00Z">
        <w:r>
          <w:t>bat</w:t>
        </w:r>
      </w:ins>
      <w:ins w:id="1101" w:author="hgoerlitz" w:date="2021-08-12T09:35:00Z">
        <w:r w:rsidR="00C075F0">
          <w:t>s</w:t>
        </w:r>
      </w:ins>
      <w:ins w:id="1102" w:author="hgoerlitz" w:date="2021-08-12T09:06:00Z">
        <w:r>
          <w:t>. We</w:t>
        </w:r>
      </w:ins>
      <w:ins w:id="1103" w:author="hgoerlitz" w:date="2021-08-12T09:07:00Z">
        <w:r>
          <w:t xml:space="preserve"> thus created virtual multi-bat contexts (23, 47), by combining audio-files from single-bat contexts that were of similar duration</w:t>
        </w:r>
      </w:ins>
      <w:ins w:id="1104" w:author="hgoerlitz" w:date="2021-08-12T09:09:00Z">
        <w:r>
          <w:t xml:space="preserve"> (SI ???), and then </w:t>
        </w:r>
      </w:ins>
      <w:ins w:id="1105" w:author="hgoerlitz" w:date="2021-08-12T09:08:00Z">
        <w:r>
          <w:t>performed the same windowed call analysis on the generated audio files of this virtual multi-bat</w:t>
        </w:r>
      </w:ins>
      <w:ins w:id="1106" w:author="hgoerlitz" w:date="2021-08-12T09:09:00Z">
        <w:r>
          <w:t xml:space="preserve"> context. The virtual multi-bat context</w:t>
        </w:r>
      </w:ins>
      <w:ins w:id="1107" w:author="hgoerlitz" w:date="2021-08-12T09:10:00Z">
        <w:r>
          <w:t xml:space="preserve"> generates a null dataset of multiple bats </w:t>
        </w:r>
      </w:ins>
      <w:ins w:id="1108" w:author="hgoerlitz" w:date="2021-08-12T09:35:00Z">
        <w:r w:rsidR="00C075F0">
          <w:t xml:space="preserve">that echolocate </w:t>
        </w:r>
      </w:ins>
      <w:ins w:id="1109" w:author="hgoerlitz" w:date="2021-08-12T09:10:00Z">
        <w:r>
          <w:t>together</w:t>
        </w:r>
      </w:ins>
      <w:ins w:id="1110" w:author="hgoerlitz" w:date="2021-08-12T09:35:00Z">
        <w:r w:rsidR="00C075F0">
          <w:t xml:space="preserve"> </w:t>
        </w:r>
      </w:ins>
      <w:ins w:id="1111" w:author="hgoerlitz" w:date="2021-08-12T09:10:00Z">
        <w:r>
          <w:t xml:space="preserve">without altering </w:t>
        </w:r>
      </w:ins>
      <w:ins w:id="1112" w:author="hgoerlitz" w:date="2021-08-12T09:35:00Z">
        <w:r w:rsidR="00C075F0">
          <w:t xml:space="preserve">individual </w:t>
        </w:r>
      </w:ins>
      <w:ins w:id="1113" w:author="hgoerlitz" w:date="2021-08-12T09:10:00Z">
        <w:r>
          <w:t xml:space="preserve">call parameters. </w:t>
        </w:r>
      </w:ins>
      <w:ins w:id="1114" w:author="hgoerlitz" w:date="2021-08-12T09:11:00Z">
        <w:r>
          <w:t>For all three call parameters, we compare</w:t>
        </w:r>
      </w:ins>
      <w:ins w:id="1115" w:author="hgoerlitz" w:date="2021-08-12T09:12:00Z">
        <w:r w:rsidR="00C4235C">
          <w:t>d</w:t>
        </w:r>
      </w:ins>
      <w:ins w:id="1116" w:author="hgoerlitz" w:date="2021-08-12T09:11:00Z">
        <w:r>
          <w:t xml:space="preserve"> </w:t>
        </w:r>
      </w:ins>
      <w:proofErr w:type="gramStart"/>
      <w:ins w:id="1117" w:author="hgoerlitz" w:date="2021-08-12T09:12:00Z">
        <w:r w:rsidR="00C4235C">
          <w:t>real</w:t>
        </w:r>
        <w:proofErr w:type="gramEnd"/>
        <w:r w:rsidR="00C4235C">
          <w:t xml:space="preserve"> </w:t>
        </w:r>
      </w:ins>
      <w:ins w:id="1118" w:author="hgoerlitz" w:date="2021-08-12T09:11:00Z">
        <w:r>
          <w:t xml:space="preserve">single-bat, </w:t>
        </w:r>
      </w:ins>
      <w:ins w:id="1119" w:author="hgoerlitz" w:date="2021-08-12T09:12:00Z">
        <w:r w:rsidR="00C4235C">
          <w:t xml:space="preserve">real </w:t>
        </w:r>
      </w:ins>
      <w:ins w:id="1120" w:author="hgoerlitz" w:date="2021-08-12T09:11:00Z">
        <w:r>
          <w:t>multi-bat and virtual multi-bat contexts</w:t>
        </w:r>
      </w:ins>
      <w:ins w:id="1121" w:author="hgoerlitz" w:date="2021-08-12T09:12:00Z">
        <w:r w:rsidR="00C4235C">
          <w:t>.</w:t>
        </w:r>
      </w:ins>
    </w:p>
    <w:p w14:paraId="03B7D8E4" w14:textId="6FBEF4EE" w:rsidR="00901B5F" w:rsidRDefault="00C4235C" w:rsidP="00427C45">
      <w:pPr>
        <w:pStyle w:val="BodyText"/>
        <w:rPr>
          <w:ins w:id="1122" w:author="hgoerlitz" w:date="2021-08-12T09:13:00Z"/>
        </w:rPr>
      </w:pPr>
      <w:commentRangeStart w:id="1123"/>
      <w:ins w:id="1124" w:author="hgoerlitz" w:date="2021-08-12T09:13:00Z">
        <w:r>
          <w:t xml:space="preserve">Per </w:t>
        </w:r>
      </w:ins>
      <w:commentRangeEnd w:id="1123"/>
      <w:ins w:id="1125" w:author="hgoerlitz" w:date="2021-08-12T09:14:00Z">
        <w:r>
          <w:rPr>
            <w:rStyle w:val="CommentReference"/>
          </w:rPr>
          <w:commentReference w:id="1123"/>
        </w:r>
      </w:ins>
      <w:ins w:id="1126" w:author="hgoerlitz" w:date="2021-08-12T09:13:00Z">
        <w:r>
          <w:t xml:space="preserve">bat activity audio file, we combined the call parameter measurements obtained from each </w:t>
        </w:r>
      </w:ins>
      <w:ins w:id="1127" w:author="hgoerlitz" w:date="2021-08-12T09:14:00Z">
        <w:r>
          <w:t xml:space="preserve">analysis </w:t>
        </w:r>
      </w:ins>
      <w:ins w:id="1128" w:author="hgoerlitz" w:date="2021-08-12T09:13:00Z">
        <w:r>
          <w:t>window</w:t>
        </w:r>
      </w:ins>
      <w:ins w:id="1129" w:author="hgoerlitz" w:date="2021-08-12T09:16:00Z">
        <w:r w:rsidR="00E50A2C">
          <w:t xml:space="preserve"> into one measure per bat activity audio.</w:t>
        </w:r>
      </w:ins>
    </w:p>
    <w:p w14:paraId="20CEFC41" w14:textId="77777777" w:rsidR="00C4235C" w:rsidRDefault="00C4235C" w:rsidP="00C4235C">
      <w:pPr>
        <w:pStyle w:val="BodyText"/>
        <w:rPr>
          <w:ins w:id="1130" w:author="hgoerlitz" w:date="2021-08-12T09:16:00Z"/>
        </w:rPr>
      </w:pPr>
    </w:p>
    <w:p w14:paraId="6F0B0B34" w14:textId="3F873B41" w:rsidR="00C075F0" w:rsidRDefault="00C4235C" w:rsidP="00C4235C">
      <w:pPr>
        <w:pStyle w:val="BodyText"/>
        <w:rPr>
          <w:ins w:id="1131" w:author="hgoerlitz" w:date="2021-08-12T09:38:00Z"/>
        </w:rPr>
      </w:pPr>
      <w:moveToRangeStart w:id="1132" w:author="hgoerlitz" w:date="2021-08-12T09:15:00Z" w:name="move79652166"/>
      <w:moveTo w:id="1133" w:author="hgoerlitz" w:date="2021-08-12T09:15:00Z">
        <w:r>
          <w:t xml:space="preserve">To quantify </w:t>
        </w:r>
        <w:del w:id="1134" w:author="hgoerlitz" w:date="2021-08-12T09:36:00Z">
          <w:r w:rsidDel="00C075F0">
            <w:delText xml:space="preserve">the </w:delText>
          </w:r>
        </w:del>
      </w:moveTo>
      <w:ins w:id="1135" w:author="hgoerlitz" w:date="2021-08-12T09:36:00Z">
        <w:r w:rsidR="00C075F0">
          <w:t xml:space="preserve">potential </w:t>
        </w:r>
      </w:ins>
      <w:moveTo w:id="1136" w:author="hgoerlitz" w:date="2021-08-12T09:15:00Z">
        <w:r>
          <w:t>change in dominant frequenc</w:t>
        </w:r>
      </w:moveTo>
      <w:ins w:id="1137" w:author="hgoerlitz" w:date="2021-08-12T09:37:00Z">
        <w:r w:rsidR="00C075F0">
          <w:t>ies, we calculated the range of dominant frequencies for each bat activity audio from the maximum and minimum dominant fr</w:t>
        </w:r>
      </w:ins>
      <w:ins w:id="1138" w:author="hgoerlitz" w:date="2021-08-12T09:38:00Z">
        <w:r w:rsidR="00C075F0">
          <w:t xml:space="preserve">equencies of all analysis windows of the bat activity audio file </w:t>
        </w:r>
      </w:ins>
      <w:moveTo w:id="1139" w:author="hgoerlitz" w:date="2021-08-12T09:15:00Z">
        <w:del w:id="1140" w:author="hgoerlitz" w:date="2021-08-12T09:37:00Z">
          <w:r w:rsidDel="00C075F0">
            <w:delText xml:space="preserve">y range </w:delText>
          </w:r>
        </w:del>
        <w:r>
          <w:t>(</w:t>
        </w:r>
        <m:oMath>
          <m:r>
            <w:rPr>
              <w:rFonts w:ascii="Cambria Math" w:hAnsi="Cambria Math"/>
            </w:rPr>
            <m:t>ma</m:t>
          </m:r>
          <m:sSub>
            <m:sSubPr>
              <m:ctrlPr>
                <w:rPr>
                  <w:rFonts w:ascii="Cambria Math" w:hAnsi="Cambria Math"/>
                </w:rPr>
              </m:ctrlPr>
            </m:sSubPr>
            <m:e>
              <m:r>
                <w:rPr>
                  <w:rFonts w:ascii="Cambria Math" w:hAnsi="Cambria Math"/>
                </w:rPr>
                <m:t>x</m:t>
              </m:r>
            </m:e>
            <m:sub>
              <m:r>
                <w:rPr>
                  <w:rFonts w:ascii="Cambria Math" w:hAnsi="Cambria Math"/>
                </w:rPr>
                <m:t>dominant frequency</m:t>
              </m:r>
            </m:sub>
          </m:sSub>
          <m:r>
            <m:rPr>
              <m:sty m:val="p"/>
            </m:rPr>
            <w:rPr>
              <w:rFonts w:ascii="Cambria Math" w:hAnsi="Cambria Math"/>
            </w:rPr>
            <m:t>-</m:t>
          </m:r>
          <m:r>
            <w:rPr>
              <w:rFonts w:ascii="Cambria Math" w:hAnsi="Cambria Math"/>
            </w:rPr>
            <w:lastRenderedPageBreak/>
            <m:t>mi</m:t>
          </m:r>
          <m:sSub>
            <m:sSubPr>
              <m:ctrlPr>
                <w:rPr>
                  <w:rFonts w:ascii="Cambria Math" w:hAnsi="Cambria Math"/>
                </w:rPr>
              </m:ctrlPr>
            </m:sSubPr>
            <m:e>
              <m:r>
                <w:rPr>
                  <w:rFonts w:ascii="Cambria Math" w:hAnsi="Cambria Math"/>
                </w:rPr>
                <m:t>n</m:t>
              </m:r>
            </m:e>
            <m:sub>
              <m:r>
                <w:rPr>
                  <w:rFonts w:ascii="Cambria Math" w:hAnsi="Cambria Math"/>
                </w:rPr>
                <m:t>dominant frequency</m:t>
              </m:r>
            </m:sub>
          </m:sSub>
        </m:oMath>
        <w:r>
          <w:t>)</w:t>
        </w:r>
        <w:del w:id="1141" w:author="hgoerlitz" w:date="2021-08-12T09:38:00Z">
          <w:r w:rsidDel="00C075F0">
            <w:delText>, we first calculated it across each bat activity audio</w:delText>
          </w:r>
        </w:del>
        <w:r>
          <w:t xml:space="preserve">. </w:t>
        </w:r>
      </w:moveTo>
      <w:ins w:id="1142" w:author="hgoerlitz" w:date="2021-08-12T09:39:00Z">
        <w:r w:rsidR="00C075F0">
          <w:t xml:space="preserve">Even in single bat contexts, the </w:t>
        </w:r>
      </w:ins>
      <w:ins w:id="1143" w:author="hgoerlitz" w:date="2021-08-12T09:38:00Z">
        <w:r w:rsidR="00C075F0">
          <w:t xml:space="preserve">recorded dominant frequencies </w:t>
        </w:r>
      </w:ins>
      <w:ins w:id="1144" w:author="hgoerlitz" w:date="2021-08-12T09:39:00Z">
        <w:r w:rsidR="00C075F0">
          <w:t>vary because of…</w:t>
        </w:r>
      </w:ins>
      <w:bookmarkStart w:id="1145" w:name="_GoBack"/>
      <w:bookmarkEnd w:id="1145"/>
    </w:p>
    <w:p w14:paraId="1C944CA9" w14:textId="28195628" w:rsidR="00C4235C" w:rsidRDefault="00C4235C" w:rsidP="00C4235C">
      <w:pPr>
        <w:pStyle w:val="BodyText"/>
        <w:rPr>
          <w:moveTo w:id="1146" w:author="hgoerlitz" w:date="2021-08-12T09:15:00Z"/>
        </w:rPr>
      </w:pPr>
      <w:moveTo w:id="1147" w:author="hgoerlitz" w:date="2021-08-12T09:15:00Z">
        <w:r>
          <w:t>We expect variation in the dominant frequency (and thus a non-zero dominant frequency range) across any bat activity for two reasons: 1) the effect of the bat’s Doppler shift compensation and 2) the Doppler shift due to the bat’s motion relative to the microphone will cause variation in the dominant frequency. These two effects will lead to non-zero dominant frequency range even for single-bat activities (SI ??). An LMM was built where dominant frequency with dominant frequency as the response variable, group-type as the fixed effect, and the video-file as a random intercept (a proxy for time). Since different bat individuals emit different CF frequencies (34), we expect an increased dominant frequency range in virtual multi-bat contexts compared to single-bat contexts. Furthermore, if bats in real multi-bat contexts actively alter their call frequency, we expected an increased dominant frequency range compared to both single-bat and to virtual multi-bat contexts.</w:t>
        </w:r>
      </w:moveTo>
    </w:p>
    <w:p w14:paraId="004DA9FE" w14:textId="77777777" w:rsidR="00C4235C" w:rsidRDefault="00C4235C" w:rsidP="00C4235C">
      <w:pPr>
        <w:pStyle w:val="BodyText"/>
        <w:rPr>
          <w:moveTo w:id="1148" w:author="hgoerlitz" w:date="2021-08-12T09:15:00Z"/>
        </w:rPr>
      </w:pPr>
      <w:moveTo w:id="1149" w:author="hgoerlitz" w:date="2021-08-12T09:15:00Z">
        <w:r>
          <w:t>To understand the theoretically expected dominant frequency range from single and multi bat flights, (and thus the expected range difference) we also performed simulations quantifying Doppler shift and Doppler shift compensation parametrised by the observed data (SI ?? for details of simulation and results). Briefly we simulated a Doppler-shift compensating bat emitting frequencies between 100-111 kHz, flying past a microphone at various speeds between 1.5-4.5 m/s. The dominant frequency range was calculated as the absolute difference between the frequency recorded by the microphone at the beginning of the flight and the end of the flight. The dominant frequency range estimates from the simulations informed the interpretation of the observed data.</w:t>
        </w:r>
      </w:moveTo>
    </w:p>
    <w:moveToRangeEnd w:id="1132"/>
    <w:p w14:paraId="5B3D7FBB" w14:textId="77777777" w:rsidR="00C4235C" w:rsidRDefault="00C4235C" w:rsidP="00C4235C">
      <w:pPr>
        <w:pStyle w:val="BodyText"/>
        <w:rPr>
          <w:ins w:id="1150" w:author="hgoerlitz" w:date="2021-08-12T09:15:00Z"/>
        </w:rPr>
      </w:pPr>
      <w:ins w:id="1151" w:author="hgoerlitz" w:date="2021-08-12T09:15:00Z">
        <w:r>
          <w:rPr>
            <w:highlight w:val="yellow"/>
          </w:rPr>
          <w:t>I</w:t>
        </w:r>
        <w:r w:rsidRPr="008141AB">
          <w:rPr>
            <w:highlight w:val="yellow"/>
          </w:rPr>
          <w:t xml:space="preserve">f bats </w:t>
        </w:r>
        <w:r>
          <w:rPr>
            <w:highlight w:val="yellow"/>
          </w:rPr>
          <w:t xml:space="preserve">in groups shift </w:t>
        </w:r>
        <w:r w:rsidRPr="008141AB">
          <w:rPr>
            <w:highlight w:val="yellow"/>
          </w:rPr>
          <w:t xml:space="preserve">their CF frequencies to reduce </w:t>
        </w:r>
        <w:r>
          <w:rPr>
            <w:highlight w:val="yellow"/>
          </w:rPr>
          <w:t xml:space="preserve">spectral </w:t>
        </w:r>
        <w:r w:rsidRPr="008141AB">
          <w:rPr>
            <w:highlight w:val="yellow"/>
          </w:rPr>
          <w:t xml:space="preserve">overlap, we expect an increased </w:t>
        </w:r>
        <w:r>
          <w:rPr>
            <w:highlight w:val="yellow"/>
          </w:rPr>
          <w:t xml:space="preserve">range of the </w:t>
        </w:r>
        <w:r w:rsidRPr="008141AB">
          <w:rPr>
            <w:highlight w:val="yellow"/>
          </w:rPr>
          <w:t>dominant frequenc</w:t>
        </w:r>
        <w:r>
          <w:rPr>
            <w:highlight w:val="yellow"/>
          </w:rPr>
          <w:t>ies</w:t>
        </w:r>
        <w:r w:rsidRPr="008141AB">
          <w:rPr>
            <w:highlight w:val="yellow"/>
          </w:rPr>
          <w:t xml:space="preserve"> </w:t>
        </w:r>
        <w:r>
          <w:rPr>
            <w:highlight w:val="yellow"/>
          </w:rPr>
          <w:t>compared to single-</w:t>
        </w:r>
        <w:r w:rsidRPr="008141AB">
          <w:rPr>
            <w:highlight w:val="yellow"/>
          </w:rPr>
          <w:t xml:space="preserve">bat </w:t>
        </w:r>
        <w:r>
          <w:rPr>
            <w:highlight w:val="yellow"/>
          </w:rPr>
          <w:t>contexts</w:t>
        </w:r>
        <w:r w:rsidRPr="008141AB">
          <w:rPr>
            <w:highlight w:val="yellow"/>
          </w:rPr>
          <w:t>.</w:t>
        </w:r>
        <w:r>
          <w:t xml:space="preserve"> FM </w:t>
        </w:r>
      </w:ins>
    </w:p>
    <w:p w14:paraId="297DA704" w14:textId="77777777" w:rsidR="00C4235C" w:rsidRDefault="00C4235C" w:rsidP="00427C45">
      <w:pPr>
        <w:pStyle w:val="BodyText"/>
        <w:rPr>
          <w:ins w:id="1152" w:author="hgoerlitz" w:date="2021-08-12T09:02:00Z"/>
        </w:rPr>
      </w:pPr>
    </w:p>
    <w:p w14:paraId="60EE623F" w14:textId="4BC7222D" w:rsidR="00427C45" w:rsidDel="00C4235C" w:rsidRDefault="00427C45" w:rsidP="00427C45">
      <w:pPr>
        <w:pStyle w:val="BodyText"/>
        <w:rPr>
          <w:del w:id="1153" w:author="hgoerlitz" w:date="2021-08-12T09:13:00Z"/>
          <w:moveTo w:id="1154" w:author="hgoerlitz" w:date="2021-08-12T08:53:00Z"/>
        </w:rPr>
      </w:pPr>
      <w:moveToRangeStart w:id="1155" w:author="hgoerlitz" w:date="2021-08-12T08:53:00Z" w:name="move79650849"/>
      <w:moveTo w:id="1156" w:author="hgoerlitz" w:date="2021-08-12T08:53:00Z">
        <w:del w:id="1157" w:author="hgoerlitz" w:date="2021-08-12T09:13:00Z">
          <w:r w:rsidDel="00C4235C">
            <w:delText>We created ‘virtual multi-bat’ data by combining single bat audio-files that were of similar durations (SI ??). This generated a ‘null’ dataset of multiple bats that were echolocating together without altering their calls in groups. We performed the same windowed call analysis on the virtual multi-bat audio as described above for the real multi-bat audio, to compare real echolocation during group flight during virtual group flight without call alterations.</w:delText>
          </w:r>
        </w:del>
      </w:moveTo>
    </w:p>
    <w:moveToRangeEnd w:id="1155"/>
    <w:p w14:paraId="5532634D" w14:textId="2DF9C116" w:rsidR="00C40095" w:rsidRDefault="00AE3C4E">
      <w:pPr>
        <w:pStyle w:val="FirstParagraph"/>
      </w:pPr>
      <w:r>
        <w:t xml:space="preserve">The received </w:t>
      </w:r>
      <w:del w:id="1158" w:author="hgoerlitz" w:date="2021-08-12T08:50:00Z">
        <w:r w:rsidDel="00BD71EA">
          <w:delText xml:space="preserve">level </w:delText>
        </w:r>
      </w:del>
      <w:ins w:id="1159" w:author="hgoerlitz" w:date="2021-08-12T08:50:00Z">
        <w:r w:rsidR="00BD71EA">
          <w:t>SPL</w:t>
        </w:r>
        <w:r w:rsidR="00BD71EA">
          <w:t xml:space="preserve"> </w:t>
        </w:r>
      </w:ins>
      <w:r>
        <w:t xml:space="preserve">and </w:t>
      </w:r>
      <w:commentRangeStart w:id="1160"/>
      <w:r>
        <w:t xml:space="preserve">lowest frequency measurements </w:t>
      </w:r>
      <w:commentRangeEnd w:id="1160"/>
      <w:r w:rsidR="00427C45">
        <w:rPr>
          <w:rStyle w:val="CommentReference"/>
        </w:rPr>
        <w:commentReference w:id="1160"/>
      </w:r>
      <w:r>
        <w:t xml:space="preserve">resulted in multiple values per flight-activity audio (one value per window). The measurements from one flight-activity audio are potentially correlated. We thus estimated the difference between single, multi and virtual-multi bat measurements using an LMM with group </w:t>
      </w:r>
      <w:del w:id="1161" w:author="hgoerlitz" w:date="2021-08-12T08:53:00Z">
        <w:r w:rsidDel="00427C45">
          <w:delText xml:space="preserve">size </w:delText>
        </w:r>
      </w:del>
      <w:ins w:id="1162" w:author="hgoerlitz" w:date="2021-08-12T08:53:00Z">
        <w:r w:rsidR="00427C45">
          <w:t xml:space="preserve">context (single, multi, virtual multi) </w:t>
        </w:r>
      </w:ins>
      <w:r>
        <w:t xml:space="preserve">as </w:t>
      </w:r>
      <w:del w:id="1163" w:author="hgoerlitz" w:date="2021-08-12T08:53:00Z">
        <w:r w:rsidDel="00427C45">
          <w:delText xml:space="preserve">a </w:delText>
        </w:r>
      </w:del>
      <w:r>
        <w:t xml:space="preserve">categorical </w:t>
      </w:r>
      <w:del w:id="1164" w:author="hgoerlitz" w:date="2021-08-12T08:53:00Z">
        <w:r w:rsidDel="00427C45">
          <w:delText xml:space="preserve">fixed effect </w:delText>
        </w:r>
      </w:del>
      <w:ins w:id="1165" w:author="hgoerlitz" w:date="2021-08-12T08:53:00Z">
        <w:r w:rsidR="00427C45">
          <w:t>predictor</w:t>
        </w:r>
      </w:ins>
      <w:del w:id="1166" w:author="hgoerlitz" w:date="2021-08-12T08:53:00Z">
        <w:r w:rsidDel="00427C45">
          <w:delText>(single, multi, virtual-multi)</w:delText>
        </w:r>
      </w:del>
      <w:r>
        <w:t xml:space="preserve">, and flight-activity period </w:t>
      </w:r>
      <w:ins w:id="1167" w:author="hgoerlitz" w:date="2021-08-12T08:53:00Z">
        <w:r w:rsidR="00427C45">
          <w:t xml:space="preserve">ID </w:t>
        </w:r>
      </w:ins>
      <w:r>
        <w:t>and video-file ID as random intercepts.</w:t>
      </w:r>
    </w:p>
    <w:p w14:paraId="09187185" w14:textId="19001365" w:rsidR="00C40095" w:rsidDel="00C4235C" w:rsidRDefault="00AE3C4E">
      <w:pPr>
        <w:pStyle w:val="BodyText"/>
        <w:rPr>
          <w:moveFrom w:id="1168" w:author="hgoerlitz" w:date="2021-08-12T09:15:00Z"/>
        </w:rPr>
      </w:pPr>
      <w:moveFromRangeStart w:id="1169" w:author="hgoerlitz" w:date="2021-08-12T09:15:00Z" w:name="move79652166"/>
      <w:moveFrom w:id="1170" w:author="hgoerlitz" w:date="2021-08-12T09:15:00Z">
        <w:r w:rsidDel="00C4235C">
          <w:t>To quantify the change in dominant frequency range (</w:t>
        </w:r>
        <m:oMath>
          <m:r>
            <w:rPr>
              <w:rFonts w:ascii="Cambria Math" w:hAnsi="Cambria Math"/>
            </w:rPr>
            <m:t>ma</m:t>
          </m:r>
          <m:sSub>
            <m:sSubPr>
              <m:ctrlPr>
                <w:rPr>
                  <w:rFonts w:ascii="Cambria Math" w:hAnsi="Cambria Math"/>
                </w:rPr>
              </m:ctrlPr>
            </m:sSubPr>
            <m:e>
              <m:r>
                <w:rPr>
                  <w:rFonts w:ascii="Cambria Math" w:hAnsi="Cambria Math"/>
                </w:rPr>
                <m:t>x</m:t>
              </m:r>
            </m:e>
            <m:sub>
              <m:r>
                <w:rPr>
                  <w:rFonts w:ascii="Cambria Math" w:hAnsi="Cambria Math"/>
                </w:rPr>
                <m:t>dominant frequency</m:t>
              </m:r>
            </m:sub>
          </m:sSub>
          <m:r>
            <m:rPr>
              <m:sty m:val="p"/>
            </m:rPr>
            <w:rPr>
              <w:rFonts w:ascii="Cambria Math" w:hAnsi="Cambria Math"/>
            </w:rPr>
            <m:t>-</m:t>
          </m:r>
          <m:r>
            <w:rPr>
              <w:rFonts w:ascii="Cambria Math" w:hAnsi="Cambria Math"/>
            </w:rPr>
            <m:t>mi</m:t>
          </m:r>
          <m:sSub>
            <m:sSubPr>
              <m:ctrlPr>
                <w:rPr>
                  <w:rFonts w:ascii="Cambria Math" w:hAnsi="Cambria Math"/>
                </w:rPr>
              </m:ctrlPr>
            </m:sSubPr>
            <m:e>
              <m:r>
                <w:rPr>
                  <w:rFonts w:ascii="Cambria Math" w:hAnsi="Cambria Math"/>
                </w:rPr>
                <m:t>n</m:t>
              </m:r>
            </m:e>
            <m:sub>
              <m:r>
                <w:rPr>
                  <w:rFonts w:ascii="Cambria Math" w:hAnsi="Cambria Math"/>
                </w:rPr>
                <m:t>dominant frequency</m:t>
              </m:r>
            </m:sub>
          </m:sSub>
        </m:oMath>
        <w:r w:rsidDel="00C4235C">
          <w:t>), we first calculated it across each bat activity audio. We expect variation in the dominant frequency (and thus a non-zero dominant frequency range) across any bat activity for two reasons: 1) the effect of the bat’s Doppler shift compensation and 2) the Doppler shift due to the bat’s motion relative to the microphone will cause variation in the dominant frequency. These two effects will lead to non-zero dominant frequency range even for single-bat activities (SI ??). An LMM was built where dominant frequency with dominant frequency as the response variable, group-type as the fixed effect, and the video-file as a random intercept (a proxy for time). Since different bat individuals emit different CF frequencies (34), we expect an increased dominant frequency range in virtual multi-bat contexts compared to single-bat contexts. Furthermore, if bats in real multi-bat contexts actively alter their call frequency, we expected an increased dominant frequency range compared to both single-bat and to virtual multi-bat contexts.</w:t>
        </w:r>
      </w:moveFrom>
    </w:p>
    <w:p w14:paraId="09C7A80D" w14:textId="16DC4D75" w:rsidR="00C40095" w:rsidDel="00C4235C" w:rsidRDefault="00AE3C4E">
      <w:pPr>
        <w:pStyle w:val="BodyText"/>
        <w:rPr>
          <w:moveFrom w:id="1171" w:author="hgoerlitz" w:date="2021-08-12T09:15:00Z"/>
        </w:rPr>
      </w:pPr>
      <w:moveFrom w:id="1172" w:author="hgoerlitz" w:date="2021-08-12T09:15:00Z">
        <w:r w:rsidDel="00C4235C">
          <w:t>To understand the theoretically expected dominant frequency range from single and multi bat flights, (and thus the expected range difference) we also performed simulations quantifying Doppler shift and Doppler shift compensation parametrised by the observed data (SI ?? for details of simulation and results). Briefly we simulated a Doppler-shift compensating bat emitting frequencies between 100-111 kHz, flying past a microphone at various speeds between 1.5-4.5 m/s. The dominant frequency range was calculated as the absolute difference between the frequency recorded by the microphone at the beginning of the flight and the end of the flight. The dominant frequency range estimates from the simulations informed the interpretation of the observed data.</w:t>
        </w:r>
      </w:moveFrom>
    </w:p>
    <w:p w14:paraId="4B86BF0F" w14:textId="1A5C84D3" w:rsidR="00C40095" w:rsidRDefault="00AE3C4E">
      <w:pPr>
        <w:pStyle w:val="Heading2"/>
      </w:pPr>
      <w:bookmarkStart w:id="1173" w:name="software-packages-used-in-this-paper"/>
      <w:bookmarkEnd w:id="1086"/>
      <w:moveFromRangeEnd w:id="1169"/>
      <w:commentRangeStart w:id="1174"/>
      <w:del w:id="1175" w:author="hgoerlitz" w:date="2021-08-12T08:24:00Z">
        <w:r w:rsidDel="00464D88">
          <w:rPr>
            <w:rStyle w:val="SectionNumber"/>
          </w:rPr>
          <w:delText>3.3</w:delText>
        </w:r>
      </w:del>
      <w:ins w:id="1176" w:author="hgoerlitz" w:date="2021-08-12T08:24:00Z">
        <w:r w:rsidR="00464D88">
          <w:rPr>
            <w:rStyle w:val="SectionNumber"/>
          </w:rPr>
          <w:t>2.6</w:t>
        </w:r>
      </w:ins>
      <w:r>
        <w:tab/>
        <w:t>Software</w:t>
      </w:r>
      <w:del w:id="1177" w:author="hgoerlitz" w:date="2021-08-12T08:31:00Z">
        <w:r w:rsidDel="002E50BD">
          <w:delText xml:space="preserve"> packages used in this paper</w:delText>
        </w:r>
      </w:del>
      <w:commentRangeEnd w:id="1174"/>
      <w:r w:rsidR="00A24DEA">
        <w:rPr>
          <w:rStyle w:val="CommentReference"/>
          <w:rFonts w:asciiTheme="minorHAnsi" w:eastAsiaTheme="minorHAnsi" w:hAnsiTheme="minorHAnsi" w:cstheme="minorBidi"/>
          <w:b w:val="0"/>
          <w:bCs w:val="0"/>
          <w:color w:val="auto"/>
        </w:rPr>
        <w:commentReference w:id="1174"/>
      </w:r>
    </w:p>
    <w:p w14:paraId="0B5C6F1B" w14:textId="6A604334" w:rsidR="00C40095" w:rsidRDefault="00AE3C4E">
      <w:pPr>
        <w:pStyle w:val="FirstParagraph"/>
      </w:pPr>
      <w:r>
        <w:t xml:space="preserve">Signal analysis, data manipulation and visualisation were done in Python (50) </w:t>
      </w:r>
      <w:del w:id="1178" w:author="hgoerlitz" w:date="2021-08-12T08:24:00Z">
        <w:r w:rsidDel="00464D88">
          <w:delText xml:space="preserve">through </w:delText>
        </w:r>
      </w:del>
      <w:ins w:id="1179" w:author="hgoerlitz" w:date="2021-08-12T08:24:00Z">
        <w:r w:rsidR="00464D88">
          <w:t xml:space="preserve">and </w:t>
        </w:r>
      </w:ins>
      <w:r>
        <w:t xml:space="preserve">its </w:t>
      </w:r>
      <w:del w:id="1180" w:author="hgoerlitz" w:date="2021-08-12T08:24:00Z">
        <w:r w:rsidDel="00464D88">
          <w:delText xml:space="preserve">scientific ecosystem: the </w:delText>
        </w:r>
      </w:del>
      <w:proofErr w:type="spellStart"/>
      <w:r>
        <w:t>scipy</w:t>
      </w:r>
      <w:proofErr w:type="spellEnd"/>
      <w:r>
        <w:t xml:space="preserve">, numpy, matplotlib, soundfile and </w:t>
      </w:r>
      <w:proofErr w:type="gramStart"/>
      <w:r>
        <w:t>pandas</w:t>
      </w:r>
      <w:proofErr w:type="gramEnd"/>
      <w:r>
        <w:t xml:space="preserve"> packages (51–55). Reproducible analysis, documentation and presentation were enabled by the Jupyter Notebook and </w:t>
      </w:r>
      <w:proofErr w:type="spellStart"/>
      <w:r>
        <w:t>Rmarkdown</w:t>
      </w:r>
      <w:proofErr w:type="spellEnd"/>
      <w:r>
        <w:t xml:space="preserve"> projects</w:t>
      </w:r>
      <w:ins w:id="1181" w:author="hgoerlitz" w:date="2021-08-12T08:24:00Z">
        <w:r w:rsidR="00464D88">
          <w:t xml:space="preserve"> </w:t>
        </w:r>
      </w:ins>
      <w:r>
        <w:t xml:space="preserve">(56,57). Audio visualisation, preliminary measurements and single call annotations were done with Audacity (58). LMMs were run in R (59) and </w:t>
      </w:r>
      <w:del w:id="1182" w:author="hgoerlitz" w:date="2021-08-12T08:32:00Z">
        <w:r w:rsidDel="002E50BD">
          <w:delText xml:space="preserve">its statistical ecosystem: </w:delText>
        </w:r>
      </w:del>
      <w:r>
        <w:t>the ‘lme4</w:t>
      </w:r>
      <w:proofErr w:type="gramStart"/>
      <w:r>
        <w:t>’,‘</w:t>
      </w:r>
      <w:proofErr w:type="gramEnd"/>
      <w:r>
        <w:t>arm’ and ‘coda’ packages (48,60,61).</w:t>
      </w:r>
    </w:p>
    <w:p w14:paraId="741F0B50" w14:textId="64CF1C71" w:rsidR="00C40095" w:rsidRDefault="00AE3C4E">
      <w:pPr>
        <w:pStyle w:val="Heading1"/>
      </w:pPr>
      <w:bookmarkStart w:id="1183" w:name="results"/>
      <w:bookmarkEnd w:id="1009"/>
      <w:bookmarkEnd w:id="1173"/>
      <w:del w:id="1184" w:author="hgoerlitz" w:date="2021-08-12T08:24:00Z">
        <w:r w:rsidDel="00464D88">
          <w:rPr>
            <w:rStyle w:val="SectionNumber"/>
          </w:rPr>
          <w:lastRenderedPageBreak/>
          <w:delText>4</w:delText>
        </w:r>
      </w:del>
      <w:ins w:id="1185" w:author="hgoerlitz" w:date="2021-08-12T08:24:00Z">
        <w:r w:rsidR="00464D88">
          <w:rPr>
            <w:rStyle w:val="SectionNumber"/>
          </w:rPr>
          <w:t>4</w:t>
        </w:r>
      </w:ins>
      <w:r>
        <w:tab/>
        <w:t>Results</w:t>
      </w:r>
    </w:p>
    <w:p w14:paraId="6601F837" w14:textId="77777777" w:rsidR="00C40095" w:rsidRDefault="00AE3C4E">
      <w:pPr>
        <w:pStyle w:val="FirstParagraph"/>
      </w:pPr>
      <w:r>
        <w:t xml:space="preserve">We recorded echolocation and flight behaviour of mixed-species groups of the high-duty cycle bats </w:t>
      </w:r>
      <w:r>
        <w:rPr>
          <w:i/>
          <w:iCs/>
        </w:rPr>
        <w:t>Rhinolophus euryale</w:t>
      </w:r>
      <w:r>
        <w:t xml:space="preserve"> and </w:t>
      </w:r>
      <w:r>
        <w:rPr>
          <w:i/>
          <w:iCs/>
        </w:rPr>
        <w:t>R. mehelyi</w:t>
      </w:r>
      <w:r>
        <w:t xml:space="preserve"> as they flew alone and with other bats in a natural cave. The bats performed various flight behaviours in the cave, such as circling, approaches (when two or more bats flew towards each other) and following (one bat behind another) flights. The duration of continuously observed flight bouts varied strongly, ranging from about 0.1 s to 62 s (median: 1.04 s , 95%ile range: 0.5-8.54 s).</w:t>
      </w:r>
    </w:p>
    <w:p w14:paraId="749C556E" w14:textId="77777777" w:rsidR="00C40095" w:rsidRDefault="00AE3C4E">
      <w:pPr>
        <w:pStyle w:val="BodyText"/>
      </w:pPr>
      <w:r>
        <w:t>In general, the acoustic parameters of individual calls mostly did not differ between single-bat and multi-bat contexts. Likewise, the windowed call-analysis revealed no major differences in received level and FM lowest frequency between single-bat and multi-bat and between multi-bat and virtual-multi-bat conditions. In contrast, the dominant-frequency range in the windowed analysis, however, was larger in multi-bat conditions compared to single-bat conditions.</w:t>
      </w:r>
    </w:p>
    <w:p w14:paraId="2C865C0A" w14:textId="77777777" w:rsidR="00C40095" w:rsidRDefault="00AE3C4E">
      <w:pPr>
        <w:pStyle w:val="Heading2"/>
      </w:pPr>
      <w:bookmarkStart w:id="1186" w:name="individual-call-analysis"/>
      <w:r>
        <w:rPr>
          <w:rStyle w:val="SectionNumber"/>
        </w:rPr>
        <w:t>4.1</w:t>
      </w:r>
      <w:r>
        <w:tab/>
        <w:t>Individual call analysis</w:t>
      </w:r>
    </w:p>
    <w:p w14:paraId="3985C7DF" w14:textId="77777777" w:rsidR="00C40095" w:rsidRDefault="00AE3C4E">
      <w:pPr>
        <w:pStyle w:val="CaptionedFigure"/>
      </w:pPr>
      <w:r>
        <w:rPr>
          <w:noProof/>
        </w:rPr>
        <w:drawing>
          <wp:inline distT="0" distB="0" distL="0" distR="0" wp14:anchorId="05889802" wp14:editId="643C337B">
            <wp:extent cx="2814947" cy="3657600"/>
            <wp:effectExtent l="0" t="0" r="0" b="0"/>
            <wp:docPr id="3" name="Picture" descr="Figure 4.1:  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 Ncalls_{single}= 177 , N_{multi-bat}= 49 . Raw data points are plotted over box plots (lines indicate 25, 50, 75 percentiles). The dots with bars indicate the mean MAP estimates and 95% compatibility intervals"/>
            <wp:cNvGraphicFramePr/>
            <a:graphic xmlns:a="http://schemas.openxmlformats.org/drawingml/2006/main">
              <a:graphicData uri="http://schemas.openxmlformats.org/drawingml/2006/picture">
                <pic:pic xmlns:pic="http://schemas.openxmlformats.org/drawingml/2006/picture">
                  <pic:nvPicPr>
                    <pic:cNvPr id="0" name="Picture" descr="figures/measurements_and_derivedparams_multipanel.png"/>
                    <pic:cNvPicPr>
                      <a:picLocks noChangeAspect="1" noChangeArrowheads="1"/>
                    </pic:cNvPicPr>
                  </pic:nvPicPr>
                  <pic:blipFill>
                    <a:blip r:embed="rId13"/>
                    <a:stretch>
                      <a:fillRect/>
                    </a:stretch>
                  </pic:blipFill>
                  <pic:spPr bwMode="auto">
                    <a:xfrm>
                      <a:off x="0" y="0"/>
                      <a:ext cx="2814947" cy="3657600"/>
                    </a:xfrm>
                    <a:prstGeom prst="rect">
                      <a:avLst/>
                    </a:prstGeom>
                    <a:noFill/>
                    <a:ln w="9525">
                      <a:noFill/>
                      <a:headEnd/>
                      <a:tailEnd/>
                    </a:ln>
                  </pic:spPr>
                </pic:pic>
              </a:graphicData>
            </a:graphic>
          </wp:inline>
        </w:drawing>
      </w:r>
    </w:p>
    <w:p w14:paraId="5C51807D" w14:textId="77777777" w:rsidR="00C40095" w:rsidRDefault="00AE3C4E">
      <w:pPr>
        <w:pStyle w:val="ImageCaption"/>
      </w:pPr>
      <w:r>
        <w:t xml:space="preserve">Figure 4.1:  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 </w:t>
      </w:r>
      <m:oMath>
        <m:r>
          <w:rPr>
            <w:rFonts w:ascii="Cambria Math" w:hAnsi="Cambria Math"/>
          </w:rPr>
          <m:t>Ncall</m:t>
        </m:r>
        <m:sSub>
          <m:sSubPr>
            <m:ctrlPr>
              <w:rPr>
                <w:rFonts w:ascii="Cambria Math" w:hAnsi="Cambria Math"/>
              </w:rPr>
            </m:ctrlPr>
          </m:sSubPr>
          <m:e>
            <m:r>
              <w:rPr>
                <w:rFonts w:ascii="Cambria Math" w:hAnsi="Cambria Math"/>
              </w:rPr>
              <m:t>s</m:t>
            </m:r>
          </m:e>
          <m:sub>
            <m:r>
              <w:rPr>
                <w:rFonts w:ascii="Cambria Math" w:hAnsi="Cambria Math"/>
              </w:rPr>
              <m:t>single</m:t>
            </m:r>
          </m:sub>
        </m:sSub>
        <m:r>
          <w:rPr>
            <w:rFonts w:ascii="Cambria Math" w:hAnsi="Cambria Math"/>
          </w:rPr>
          <m:t>=</m:t>
        </m:r>
      </m:oMath>
      <w:r>
        <w:t xml:space="preserve"> 177 , </w:t>
      </w:r>
      <m:oMath>
        <m:sSub>
          <m:sSubPr>
            <m:ctrlPr>
              <w:rPr>
                <w:rFonts w:ascii="Cambria Math" w:hAnsi="Cambria Math"/>
              </w:rPr>
            </m:ctrlPr>
          </m:sSubPr>
          <m:e>
            <m:r>
              <w:rPr>
                <w:rFonts w:ascii="Cambria Math" w:hAnsi="Cambria Math"/>
              </w:rPr>
              <m:t>N</m:t>
            </m:r>
          </m:e>
          <m:sub>
            <m:r>
              <w:rPr>
                <w:rFonts w:ascii="Cambria Math" w:hAnsi="Cambria Math"/>
              </w:rPr>
              <m:t>multi-bat</m:t>
            </m:r>
          </m:sub>
        </m:sSub>
      </m:oMath>
      <w:r>
        <w:t xml:space="preserve">= 49 . Raw data points are plotted over box plots (lines indicate </w:t>
      </w:r>
      <w:r>
        <w:lastRenderedPageBreak/>
        <w:t>25, 50, 75 percentiles). The dots with bars indicate the mean MAP estimates and 95% compatibility intervals</w:t>
      </w:r>
    </w:p>
    <w:p w14:paraId="3DBB2A61" w14:textId="77777777" w:rsidR="00C40095" w:rsidRDefault="00AE3C4E">
      <w:pPr>
        <w:pStyle w:val="BodyText"/>
      </w:pPr>
      <w:r>
        <w:t>We measured 13 acoustic parameters of the initial and terminal frequency-modulated (iFM, tFM) and of the central constant-frequency (CF) component of 226 individual horseshoe bat echolocation calls (Figure 4.1). Most call parameters showed little or no difference between single-bat and multi-bat observations (Table 4.1) with very small maximum a posteriori (MAP) estimates or compatibility intervals distributed either side of zero. The CF component of multi-bat calls showed slight reduction in duration between -4.45–1.32 ms (95% CoI). However, this apparent reduction in CF duration was not supported by the multi-call extension, indicating no change (Table 4.1 (multi-call extension)) between -1.7-3.02 ms (95% CoI). Multi-bat calls showe a slight decrease in amplitude of upto 0-4 dB in multi-bat calls, and a slight increase in tFM bandwidth of -2.42-0.71 kHz (95% CoI). All remaining had smaller differences between single and multi-bat contexts centered around zero Table 4.1.</w:t>
      </w:r>
    </w:p>
    <w:p w14:paraId="5055A574" w14:textId="77777777" w:rsidR="00C40095" w:rsidRDefault="00AE3C4E">
      <w:r>
        <w:br w:type="page"/>
      </w:r>
    </w:p>
    <w:p w14:paraId="00B9214C" w14:textId="77777777" w:rsidR="00C40095" w:rsidRDefault="00AE3C4E">
      <w:pPr>
        <w:pStyle w:val="BodyText"/>
      </w:pPr>
      <w:r>
        <w:lastRenderedPageBreak/>
        <w:t xml:space="preserve">Table 4.1: </w:t>
      </w:r>
      <w:bookmarkStart w:id="1187" w:name="tab:incalldata"/>
      <w:r>
        <w:t>The predicted difference and ratio between multi and single bat call parameters. The maximum a posteriori (MAP) is the most likely estimate, and 95% highest posterior density compatibility intervals (CoI) provides the range of uncertainty in the parameter estimate.</w:t>
      </w:r>
      <w:bookmarkEnd w:id="1187"/>
    </w:p>
    <w:tbl>
      <w:tblPr>
        <w:tblStyle w:val="Table"/>
        <w:tblW w:w="0" w:type="auto"/>
        <w:jc w:val="center"/>
        <w:tblLayout w:type="fixed"/>
        <w:tblLook w:val="0420" w:firstRow="1" w:lastRow="0" w:firstColumn="0" w:lastColumn="0" w:noHBand="0" w:noVBand="1"/>
      </w:tblPr>
      <w:tblGrid>
        <w:gridCol w:w="1224"/>
        <w:gridCol w:w="1152"/>
        <w:gridCol w:w="1152"/>
        <w:gridCol w:w="864"/>
        <w:gridCol w:w="864"/>
        <w:gridCol w:w="1195"/>
        <w:gridCol w:w="864"/>
        <w:gridCol w:w="864"/>
      </w:tblGrid>
      <w:tr w:rsidR="00C40095" w14:paraId="7715AA72" w14:textId="77777777" w:rsidTr="00C40095">
        <w:trPr>
          <w:cnfStyle w:val="100000000000" w:firstRow="1" w:lastRow="0" w:firstColumn="0" w:lastColumn="0" w:oddVBand="0" w:evenVBand="0" w:oddHBand="0" w:evenHBand="0" w:firstRowFirstColumn="0" w:firstRowLastColumn="0" w:lastRowFirstColumn="0" w:lastRowLastColumn="0"/>
          <w:cantSplit/>
          <w:tblHeader/>
          <w:jc w:val="center"/>
        </w:trPr>
        <w:tc>
          <w:tcPr>
            <w:tcW w:w="1224" w:type="dxa"/>
            <w:shd w:val="clear" w:color="auto" w:fill="FFFFFF"/>
            <w:tcMar>
              <w:top w:w="0" w:type="dxa"/>
              <w:left w:w="0" w:type="dxa"/>
              <w:bottom w:w="0" w:type="dxa"/>
              <w:right w:w="0" w:type="dxa"/>
            </w:tcMar>
            <w:vAlign w:val="center"/>
          </w:tcPr>
          <w:p w14:paraId="593EFF07" w14:textId="77777777" w:rsidR="00C40095" w:rsidRDefault="00AE3C4E">
            <w:pPr>
              <w:spacing w:before="100" w:after="100"/>
              <w:ind w:left="100" w:right="100"/>
            </w:pPr>
            <w:r>
              <w:rPr>
                <w:rFonts w:ascii="Arial" w:eastAsia="Arial" w:hAnsi="Arial" w:cs="Arial"/>
                <w:color w:val="000000"/>
                <w:sz w:val="20"/>
                <w:szCs w:val="20"/>
              </w:rPr>
              <w:t>Measurement</w:t>
            </w:r>
          </w:p>
        </w:tc>
        <w:tc>
          <w:tcPr>
            <w:tcW w:w="1152" w:type="dxa"/>
            <w:shd w:val="clear" w:color="auto" w:fill="FFFFFF"/>
            <w:tcMar>
              <w:top w:w="0" w:type="dxa"/>
              <w:left w:w="0" w:type="dxa"/>
              <w:bottom w:w="0" w:type="dxa"/>
              <w:right w:w="0" w:type="dxa"/>
            </w:tcMar>
            <w:vAlign w:val="center"/>
          </w:tcPr>
          <w:p w14:paraId="60CAA601" w14:textId="77777777" w:rsidR="00C40095" w:rsidRDefault="00AE3C4E">
            <w:pPr>
              <w:spacing w:before="100" w:after="100"/>
              <w:ind w:left="100" w:right="100"/>
            </w:pPr>
            <w:r>
              <w:rPr>
                <w:rFonts w:ascii="Arial" w:eastAsia="Arial" w:hAnsi="Arial" w:cs="Arial"/>
                <w:color w:val="000000"/>
                <w:sz w:val="20"/>
                <w:szCs w:val="20"/>
              </w:rPr>
              <w:t>Component</w:t>
            </w:r>
          </w:p>
        </w:tc>
        <w:tc>
          <w:tcPr>
            <w:tcW w:w="1152" w:type="dxa"/>
            <w:shd w:val="clear" w:color="auto" w:fill="FFFFFF"/>
            <w:tcMar>
              <w:top w:w="0" w:type="dxa"/>
              <w:left w:w="0" w:type="dxa"/>
              <w:bottom w:w="0" w:type="dxa"/>
              <w:right w:w="0" w:type="dxa"/>
            </w:tcMar>
            <w:vAlign w:val="center"/>
          </w:tcPr>
          <w:p w14:paraId="594F6055" w14:textId="77777777" w:rsidR="00C40095" w:rsidRDefault="00AE3C4E">
            <w:pPr>
              <w:spacing w:before="100" w:after="100"/>
              <w:ind w:left="100" w:right="100"/>
            </w:pPr>
            <w:r>
              <w:rPr>
                <w:rFonts w:ascii="Arial" w:eastAsia="Arial" w:hAnsi="Arial" w:cs="Arial"/>
                <w:color w:val="000000"/>
                <w:sz w:val="20"/>
                <w:szCs w:val="20"/>
              </w:rPr>
              <w:t>Difference (Multi-Single)</w:t>
            </w:r>
          </w:p>
        </w:tc>
        <w:tc>
          <w:tcPr>
            <w:tcW w:w="1728" w:type="dxa"/>
            <w:gridSpan w:val="2"/>
            <w:shd w:val="clear" w:color="auto" w:fill="FFFFFF"/>
            <w:tcMar>
              <w:top w:w="0" w:type="dxa"/>
              <w:left w:w="0" w:type="dxa"/>
              <w:bottom w:w="0" w:type="dxa"/>
              <w:right w:w="0" w:type="dxa"/>
            </w:tcMar>
            <w:vAlign w:val="center"/>
          </w:tcPr>
          <w:p w14:paraId="552F9344" w14:textId="77777777" w:rsidR="00C40095" w:rsidRDefault="00AE3C4E">
            <w:pPr>
              <w:spacing w:before="100" w:after="100"/>
              <w:ind w:left="100" w:right="100"/>
            </w:pPr>
            <w:r>
              <w:rPr>
                <w:rFonts w:ascii="Arial" w:eastAsia="Arial" w:hAnsi="Arial" w:cs="Arial"/>
                <w:color w:val="000000"/>
                <w:sz w:val="20"/>
                <w:szCs w:val="20"/>
              </w:rPr>
              <w:t>Difference, 95% CoI</w:t>
            </w:r>
          </w:p>
        </w:tc>
        <w:tc>
          <w:tcPr>
            <w:tcW w:w="1195" w:type="dxa"/>
            <w:shd w:val="clear" w:color="auto" w:fill="FFFFFF"/>
            <w:tcMar>
              <w:top w:w="0" w:type="dxa"/>
              <w:left w:w="0" w:type="dxa"/>
              <w:bottom w:w="0" w:type="dxa"/>
              <w:right w:w="0" w:type="dxa"/>
            </w:tcMar>
            <w:vAlign w:val="center"/>
          </w:tcPr>
          <w:p w14:paraId="1D31713F" w14:textId="77777777" w:rsidR="00C40095" w:rsidRDefault="00AE3C4E">
            <w:pPr>
              <w:spacing w:before="100" w:after="100"/>
              <w:ind w:left="100" w:right="100"/>
            </w:pPr>
            <w:r>
              <w:rPr>
                <w:rFonts w:ascii="Arial" w:eastAsia="Arial" w:hAnsi="Arial" w:cs="Arial"/>
                <w:color w:val="000000"/>
                <w:sz w:val="20"/>
                <w:szCs w:val="20"/>
              </w:rPr>
              <w:t>Ratio (Multi/Single)</w:t>
            </w:r>
          </w:p>
        </w:tc>
        <w:tc>
          <w:tcPr>
            <w:tcW w:w="1728" w:type="dxa"/>
            <w:gridSpan w:val="2"/>
            <w:shd w:val="clear" w:color="auto" w:fill="FFFFFF"/>
            <w:tcMar>
              <w:top w:w="0" w:type="dxa"/>
              <w:left w:w="0" w:type="dxa"/>
              <w:bottom w:w="0" w:type="dxa"/>
              <w:right w:w="0" w:type="dxa"/>
            </w:tcMar>
            <w:vAlign w:val="center"/>
          </w:tcPr>
          <w:p w14:paraId="0CD233B0" w14:textId="77777777" w:rsidR="00C40095" w:rsidRDefault="00AE3C4E">
            <w:pPr>
              <w:spacing w:before="100" w:after="100"/>
              <w:ind w:left="100" w:right="100"/>
            </w:pPr>
            <w:r>
              <w:rPr>
                <w:rFonts w:ascii="Arial" w:eastAsia="Arial" w:hAnsi="Arial" w:cs="Arial"/>
                <w:color w:val="000000"/>
                <w:sz w:val="20"/>
                <w:szCs w:val="20"/>
              </w:rPr>
              <w:t>Ratio, 95% CoI</w:t>
            </w:r>
          </w:p>
        </w:tc>
      </w:tr>
      <w:tr w:rsidR="00C40095" w14:paraId="2D2A57EA" w14:textId="77777777" w:rsidTr="00C40095">
        <w:trPr>
          <w:cnfStyle w:val="100000000000" w:firstRow="1" w:lastRow="0" w:firstColumn="0" w:lastColumn="0" w:oddVBand="0" w:evenVBand="0" w:oddHBand="0" w:evenHBand="0" w:firstRowFirstColumn="0" w:firstRowLastColumn="0" w:lastRowFirstColumn="0" w:lastRowLastColumn="0"/>
          <w:cantSplit/>
          <w:tblHeader/>
          <w:jc w:val="center"/>
        </w:trPr>
        <w:tc>
          <w:tcPr>
            <w:tcW w:w="122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538CA82" w14:textId="77777777" w:rsidR="00C40095" w:rsidRDefault="00C40095">
            <w:pPr>
              <w:spacing w:before="100" w:after="100"/>
              <w:ind w:left="100" w:right="100"/>
            </w:pPr>
          </w:p>
        </w:tc>
        <w:tc>
          <w:tcPr>
            <w:tcW w:w="11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EBD90B4" w14:textId="77777777" w:rsidR="00C40095" w:rsidRDefault="00C40095">
            <w:pPr>
              <w:spacing w:before="100" w:after="100"/>
              <w:ind w:left="100" w:right="100"/>
            </w:pPr>
          </w:p>
        </w:tc>
        <w:tc>
          <w:tcPr>
            <w:tcW w:w="11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651B11" w14:textId="77777777" w:rsidR="00C40095" w:rsidRDefault="00AE3C4E">
            <w:pPr>
              <w:spacing w:before="100" w:after="100"/>
              <w:ind w:left="100" w:right="100"/>
              <w:jc w:val="right"/>
            </w:pPr>
            <w:r>
              <w:rPr>
                <w:rFonts w:ascii="Arial" w:eastAsia="Arial" w:hAnsi="Arial" w:cs="Arial"/>
                <w:color w:val="000000"/>
                <w:sz w:val="20"/>
                <w:szCs w:val="20"/>
              </w:rPr>
              <w:t>MAP</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6CC0E35" w14:textId="77777777" w:rsidR="00C40095" w:rsidRDefault="00AE3C4E">
            <w:pPr>
              <w:spacing w:before="100" w:after="100"/>
              <w:ind w:left="100" w:right="100"/>
              <w:jc w:val="right"/>
            </w:pPr>
            <w:r>
              <w:rPr>
                <w:rFonts w:ascii="Arial" w:eastAsia="Arial" w:hAnsi="Arial" w:cs="Arial"/>
                <w:color w:val="000000"/>
                <w:sz w:val="20"/>
                <w:szCs w:val="20"/>
              </w:rPr>
              <w:t>Lower</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D49AF1D" w14:textId="77777777" w:rsidR="00C40095" w:rsidRDefault="00AE3C4E">
            <w:pPr>
              <w:spacing w:before="100" w:after="100"/>
              <w:ind w:left="100" w:right="100"/>
              <w:jc w:val="right"/>
            </w:pPr>
            <w:r>
              <w:rPr>
                <w:rFonts w:ascii="Arial" w:eastAsia="Arial" w:hAnsi="Arial" w:cs="Arial"/>
                <w:color w:val="000000"/>
                <w:sz w:val="20"/>
                <w:szCs w:val="20"/>
              </w:rPr>
              <w:t>Upper</w:t>
            </w:r>
          </w:p>
        </w:tc>
        <w:tc>
          <w:tcPr>
            <w:tcW w:w="119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ECFDDA6" w14:textId="77777777" w:rsidR="00C40095" w:rsidRDefault="00AE3C4E">
            <w:pPr>
              <w:spacing w:before="100" w:after="100"/>
              <w:ind w:left="100" w:right="100"/>
            </w:pPr>
            <w:r>
              <w:rPr>
                <w:rFonts w:ascii="Arial" w:eastAsia="Arial" w:hAnsi="Arial" w:cs="Arial"/>
                <w:color w:val="000000"/>
                <w:sz w:val="20"/>
                <w:szCs w:val="20"/>
              </w:rPr>
              <w:t>MAP</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7771BA5" w14:textId="77777777" w:rsidR="00C40095" w:rsidRDefault="00AE3C4E">
            <w:pPr>
              <w:spacing w:before="100" w:after="100"/>
              <w:ind w:left="100" w:right="100"/>
            </w:pPr>
            <w:r>
              <w:rPr>
                <w:rFonts w:ascii="Arial" w:eastAsia="Arial" w:hAnsi="Arial" w:cs="Arial"/>
                <w:color w:val="000000"/>
                <w:sz w:val="20"/>
                <w:szCs w:val="20"/>
              </w:rPr>
              <w:t>Lower</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F6C69F9" w14:textId="77777777" w:rsidR="00C40095" w:rsidRDefault="00AE3C4E">
            <w:pPr>
              <w:spacing w:before="100" w:after="100"/>
              <w:ind w:left="100" w:right="100"/>
            </w:pPr>
            <w:r>
              <w:rPr>
                <w:rFonts w:ascii="Arial" w:eastAsia="Arial" w:hAnsi="Arial" w:cs="Arial"/>
                <w:color w:val="000000"/>
                <w:sz w:val="20"/>
                <w:szCs w:val="20"/>
              </w:rPr>
              <w:t>Upper</w:t>
            </w:r>
          </w:p>
        </w:tc>
      </w:tr>
      <w:tr w:rsidR="00C40095" w14:paraId="7496D30D" w14:textId="77777777" w:rsidTr="00C40095">
        <w:trPr>
          <w:cantSplit/>
          <w:jc w:val="center"/>
        </w:trPr>
        <w:tc>
          <w:tcPr>
            <w:tcW w:w="1224" w:type="dxa"/>
            <w:shd w:val="clear" w:color="auto" w:fill="FFFFFF"/>
            <w:tcMar>
              <w:top w:w="0" w:type="dxa"/>
              <w:left w:w="0" w:type="dxa"/>
              <w:bottom w:w="0" w:type="dxa"/>
              <w:right w:w="0" w:type="dxa"/>
            </w:tcMar>
            <w:vAlign w:val="center"/>
          </w:tcPr>
          <w:p w14:paraId="4C7B798F" w14:textId="77777777" w:rsidR="00C40095" w:rsidRDefault="00AE3C4E">
            <w:pPr>
              <w:spacing w:before="100" w:after="100"/>
              <w:ind w:left="100" w:right="100"/>
            </w:pPr>
            <w:r>
              <w:rPr>
                <w:rFonts w:ascii="Arial" w:eastAsia="Arial" w:hAnsi="Arial" w:cs="Arial"/>
                <w:color w:val="000000"/>
                <w:sz w:val="16"/>
                <w:szCs w:val="16"/>
              </w:rPr>
              <w:t>Duration, ms</w:t>
            </w:r>
          </w:p>
        </w:tc>
        <w:tc>
          <w:tcPr>
            <w:tcW w:w="1152" w:type="dxa"/>
            <w:shd w:val="clear" w:color="auto" w:fill="FFFFFF"/>
            <w:tcMar>
              <w:top w:w="0" w:type="dxa"/>
              <w:left w:w="0" w:type="dxa"/>
              <w:bottom w:w="0" w:type="dxa"/>
              <w:right w:w="0" w:type="dxa"/>
            </w:tcMar>
            <w:vAlign w:val="center"/>
          </w:tcPr>
          <w:p w14:paraId="37F33CB7" w14:textId="77777777" w:rsidR="00C40095" w:rsidRDefault="00AE3C4E">
            <w:pPr>
              <w:spacing w:before="100" w:after="100"/>
              <w:ind w:left="100" w:right="100"/>
            </w:pPr>
            <w:r>
              <w:rPr>
                <w:rFonts w:ascii="Arial" w:eastAsia="Arial" w:hAnsi="Arial" w:cs="Arial"/>
                <w:color w:val="000000"/>
                <w:sz w:val="16"/>
                <w:szCs w:val="16"/>
              </w:rPr>
              <w:t>CF</w:t>
            </w:r>
          </w:p>
        </w:tc>
        <w:tc>
          <w:tcPr>
            <w:tcW w:w="1152" w:type="dxa"/>
            <w:shd w:val="clear" w:color="auto" w:fill="FFFFFF"/>
            <w:tcMar>
              <w:top w:w="0" w:type="dxa"/>
              <w:left w:w="0" w:type="dxa"/>
              <w:bottom w:w="0" w:type="dxa"/>
              <w:right w:w="0" w:type="dxa"/>
            </w:tcMar>
            <w:vAlign w:val="center"/>
          </w:tcPr>
          <w:p w14:paraId="096D0330" w14:textId="77777777" w:rsidR="00C40095" w:rsidRDefault="00AE3C4E">
            <w:pPr>
              <w:spacing w:before="100" w:after="100"/>
              <w:ind w:left="100" w:right="100"/>
              <w:jc w:val="right"/>
            </w:pPr>
            <w:r>
              <w:rPr>
                <w:rFonts w:ascii="Arial" w:eastAsia="Arial" w:hAnsi="Arial" w:cs="Arial"/>
                <w:color w:val="000000"/>
                <w:sz w:val="16"/>
                <w:szCs w:val="16"/>
              </w:rPr>
              <w:t>-2.86</w:t>
            </w:r>
          </w:p>
        </w:tc>
        <w:tc>
          <w:tcPr>
            <w:tcW w:w="864" w:type="dxa"/>
            <w:shd w:val="clear" w:color="auto" w:fill="FFFFFF"/>
            <w:tcMar>
              <w:top w:w="0" w:type="dxa"/>
              <w:left w:w="0" w:type="dxa"/>
              <w:bottom w:w="0" w:type="dxa"/>
              <w:right w:w="0" w:type="dxa"/>
            </w:tcMar>
            <w:vAlign w:val="center"/>
          </w:tcPr>
          <w:p w14:paraId="361FFF96" w14:textId="77777777" w:rsidR="00C40095" w:rsidRDefault="00AE3C4E">
            <w:pPr>
              <w:spacing w:before="100" w:after="100"/>
              <w:ind w:left="100" w:right="100"/>
              <w:jc w:val="right"/>
            </w:pPr>
            <w:r>
              <w:rPr>
                <w:rFonts w:ascii="Arial" w:eastAsia="Arial" w:hAnsi="Arial" w:cs="Arial"/>
                <w:color w:val="000000"/>
                <w:sz w:val="16"/>
                <w:szCs w:val="16"/>
              </w:rPr>
              <w:t>-4.45</w:t>
            </w:r>
          </w:p>
        </w:tc>
        <w:tc>
          <w:tcPr>
            <w:tcW w:w="864" w:type="dxa"/>
            <w:shd w:val="clear" w:color="auto" w:fill="FFFFFF"/>
            <w:tcMar>
              <w:top w:w="0" w:type="dxa"/>
              <w:left w:w="0" w:type="dxa"/>
              <w:bottom w:w="0" w:type="dxa"/>
              <w:right w:w="0" w:type="dxa"/>
            </w:tcMar>
            <w:vAlign w:val="center"/>
          </w:tcPr>
          <w:p w14:paraId="049CEB59" w14:textId="77777777" w:rsidR="00C40095" w:rsidRDefault="00AE3C4E">
            <w:pPr>
              <w:spacing w:before="100" w:after="100"/>
              <w:ind w:left="100" w:right="100"/>
              <w:jc w:val="right"/>
            </w:pPr>
            <w:r>
              <w:rPr>
                <w:rFonts w:ascii="Arial" w:eastAsia="Arial" w:hAnsi="Arial" w:cs="Arial"/>
                <w:color w:val="000000"/>
                <w:sz w:val="16"/>
                <w:szCs w:val="16"/>
              </w:rPr>
              <w:t>-1.32</w:t>
            </w:r>
          </w:p>
        </w:tc>
        <w:tc>
          <w:tcPr>
            <w:tcW w:w="1195" w:type="dxa"/>
            <w:shd w:val="clear" w:color="auto" w:fill="FFFFFF"/>
            <w:tcMar>
              <w:top w:w="0" w:type="dxa"/>
              <w:left w:w="0" w:type="dxa"/>
              <w:bottom w:w="0" w:type="dxa"/>
              <w:right w:w="0" w:type="dxa"/>
            </w:tcMar>
            <w:vAlign w:val="center"/>
          </w:tcPr>
          <w:p w14:paraId="12FD5E3F" w14:textId="77777777" w:rsidR="00C40095" w:rsidRDefault="00AE3C4E">
            <w:pPr>
              <w:spacing w:before="100" w:after="100"/>
              <w:ind w:left="100" w:right="100"/>
            </w:pPr>
            <w:r>
              <w:rPr>
                <w:rFonts w:ascii="Arial" w:eastAsia="Arial" w:hAnsi="Arial" w:cs="Arial"/>
                <w:color w:val="000000"/>
                <w:sz w:val="16"/>
                <w:szCs w:val="16"/>
              </w:rPr>
              <w:t>0.85</w:t>
            </w:r>
          </w:p>
        </w:tc>
        <w:tc>
          <w:tcPr>
            <w:tcW w:w="864" w:type="dxa"/>
            <w:shd w:val="clear" w:color="auto" w:fill="FFFFFF"/>
            <w:tcMar>
              <w:top w:w="0" w:type="dxa"/>
              <w:left w:w="0" w:type="dxa"/>
              <w:bottom w:w="0" w:type="dxa"/>
              <w:right w:w="0" w:type="dxa"/>
            </w:tcMar>
            <w:vAlign w:val="center"/>
          </w:tcPr>
          <w:p w14:paraId="1D15511C" w14:textId="77777777" w:rsidR="00C40095" w:rsidRDefault="00AE3C4E">
            <w:pPr>
              <w:spacing w:before="100" w:after="100"/>
              <w:ind w:left="100" w:right="100"/>
            </w:pPr>
            <w:r>
              <w:rPr>
                <w:rFonts w:ascii="Arial" w:eastAsia="Arial" w:hAnsi="Arial" w:cs="Arial"/>
                <w:color w:val="000000"/>
                <w:sz w:val="16"/>
                <w:szCs w:val="16"/>
              </w:rPr>
              <w:t>0.77</w:t>
            </w:r>
          </w:p>
        </w:tc>
        <w:tc>
          <w:tcPr>
            <w:tcW w:w="864" w:type="dxa"/>
            <w:shd w:val="clear" w:color="auto" w:fill="FFFFFF"/>
            <w:tcMar>
              <w:top w:w="0" w:type="dxa"/>
              <w:left w:w="0" w:type="dxa"/>
              <w:bottom w:w="0" w:type="dxa"/>
              <w:right w:w="0" w:type="dxa"/>
            </w:tcMar>
            <w:vAlign w:val="center"/>
          </w:tcPr>
          <w:p w14:paraId="55D557D1" w14:textId="77777777" w:rsidR="00C40095" w:rsidRDefault="00AE3C4E">
            <w:pPr>
              <w:spacing w:before="100" w:after="100"/>
              <w:ind w:left="100" w:right="100"/>
            </w:pPr>
            <w:r>
              <w:rPr>
                <w:rFonts w:ascii="Arial" w:eastAsia="Arial" w:hAnsi="Arial" w:cs="Arial"/>
                <w:color w:val="000000"/>
                <w:sz w:val="16"/>
                <w:szCs w:val="16"/>
              </w:rPr>
              <w:t>0.93</w:t>
            </w:r>
          </w:p>
        </w:tc>
      </w:tr>
      <w:tr w:rsidR="00C40095" w14:paraId="02E8A002" w14:textId="77777777" w:rsidTr="00C40095">
        <w:trPr>
          <w:cantSplit/>
          <w:jc w:val="center"/>
        </w:trPr>
        <w:tc>
          <w:tcPr>
            <w:tcW w:w="1224" w:type="dxa"/>
            <w:shd w:val="clear" w:color="auto" w:fill="FFFFFF"/>
            <w:tcMar>
              <w:top w:w="0" w:type="dxa"/>
              <w:left w:w="0" w:type="dxa"/>
              <w:bottom w:w="0" w:type="dxa"/>
              <w:right w:w="0" w:type="dxa"/>
            </w:tcMar>
            <w:vAlign w:val="center"/>
          </w:tcPr>
          <w:p w14:paraId="592B89AA" w14:textId="77777777" w:rsidR="00C40095" w:rsidRDefault="00AE3C4E">
            <w:pPr>
              <w:spacing w:before="100" w:after="100"/>
              <w:ind w:left="100" w:right="100"/>
            </w:pPr>
            <w:r>
              <w:rPr>
                <w:rFonts w:ascii="Arial" w:eastAsia="Arial" w:hAnsi="Arial" w:cs="Arial"/>
                <w:color w:val="000000"/>
                <w:sz w:val="16"/>
                <w:szCs w:val="16"/>
              </w:rPr>
              <w:t xml:space="preserve"> </w:t>
            </w:r>
          </w:p>
        </w:tc>
        <w:tc>
          <w:tcPr>
            <w:tcW w:w="1152" w:type="dxa"/>
            <w:shd w:val="clear" w:color="auto" w:fill="FFFFFF"/>
            <w:tcMar>
              <w:top w:w="0" w:type="dxa"/>
              <w:left w:w="0" w:type="dxa"/>
              <w:bottom w:w="0" w:type="dxa"/>
              <w:right w:w="0" w:type="dxa"/>
            </w:tcMar>
            <w:vAlign w:val="center"/>
          </w:tcPr>
          <w:p w14:paraId="764D26FB" w14:textId="77777777" w:rsidR="00C40095" w:rsidRDefault="00AE3C4E">
            <w:pPr>
              <w:spacing w:before="100" w:after="100"/>
              <w:ind w:left="100" w:right="100"/>
            </w:pPr>
            <w:r>
              <w:rPr>
                <w:rFonts w:ascii="Arial" w:eastAsia="Arial" w:hAnsi="Arial" w:cs="Arial"/>
                <w:color w:val="000000"/>
                <w:sz w:val="16"/>
                <w:szCs w:val="16"/>
              </w:rPr>
              <w:t>CF (multi-call extension)</w:t>
            </w:r>
          </w:p>
        </w:tc>
        <w:tc>
          <w:tcPr>
            <w:tcW w:w="1152" w:type="dxa"/>
            <w:shd w:val="clear" w:color="auto" w:fill="FFFFFF"/>
            <w:tcMar>
              <w:top w:w="0" w:type="dxa"/>
              <w:left w:w="0" w:type="dxa"/>
              <w:bottom w:w="0" w:type="dxa"/>
              <w:right w:w="0" w:type="dxa"/>
            </w:tcMar>
            <w:vAlign w:val="center"/>
          </w:tcPr>
          <w:p w14:paraId="08DD5E6D" w14:textId="77777777" w:rsidR="00C40095" w:rsidRDefault="00AE3C4E">
            <w:pPr>
              <w:spacing w:before="100" w:after="100"/>
              <w:ind w:left="100" w:right="100"/>
              <w:jc w:val="right"/>
            </w:pPr>
            <w:r>
              <w:rPr>
                <w:rFonts w:ascii="Arial" w:eastAsia="Arial" w:hAnsi="Arial" w:cs="Arial"/>
                <w:color w:val="000000"/>
                <w:sz w:val="16"/>
                <w:szCs w:val="16"/>
              </w:rPr>
              <w:t>0.64</w:t>
            </w:r>
          </w:p>
        </w:tc>
        <w:tc>
          <w:tcPr>
            <w:tcW w:w="864" w:type="dxa"/>
            <w:shd w:val="clear" w:color="auto" w:fill="FFFFFF"/>
            <w:tcMar>
              <w:top w:w="0" w:type="dxa"/>
              <w:left w:w="0" w:type="dxa"/>
              <w:bottom w:w="0" w:type="dxa"/>
              <w:right w:w="0" w:type="dxa"/>
            </w:tcMar>
            <w:vAlign w:val="center"/>
          </w:tcPr>
          <w:p w14:paraId="2F7C3D29" w14:textId="77777777" w:rsidR="00C40095" w:rsidRDefault="00AE3C4E">
            <w:pPr>
              <w:spacing w:before="100" w:after="100"/>
              <w:ind w:left="100" w:right="100"/>
              <w:jc w:val="right"/>
            </w:pPr>
            <w:r>
              <w:rPr>
                <w:rFonts w:ascii="Arial" w:eastAsia="Arial" w:hAnsi="Arial" w:cs="Arial"/>
                <w:color w:val="000000"/>
                <w:sz w:val="16"/>
                <w:szCs w:val="16"/>
              </w:rPr>
              <w:t>-1.70</w:t>
            </w:r>
          </w:p>
        </w:tc>
        <w:tc>
          <w:tcPr>
            <w:tcW w:w="864" w:type="dxa"/>
            <w:shd w:val="clear" w:color="auto" w:fill="FFFFFF"/>
            <w:tcMar>
              <w:top w:w="0" w:type="dxa"/>
              <w:left w:w="0" w:type="dxa"/>
              <w:bottom w:w="0" w:type="dxa"/>
              <w:right w:w="0" w:type="dxa"/>
            </w:tcMar>
            <w:vAlign w:val="center"/>
          </w:tcPr>
          <w:p w14:paraId="4C432543" w14:textId="77777777" w:rsidR="00C40095" w:rsidRDefault="00AE3C4E">
            <w:pPr>
              <w:spacing w:before="100" w:after="100"/>
              <w:ind w:left="100" w:right="100"/>
              <w:jc w:val="right"/>
            </w:pPr>
            <w:r>
              <w:rPr>
                <w:rFonts w:ascii="Arial" w:eastAsia="Arial" w:hAnsi="Arial" w:cs="Arial"/>
                <w:color w:val="000000"/>
                <w:sz w:val="16"/>
                <w:szCs w:val="16"/>
              </w:rPr>
              <w:t>3.02</w:t>
            </w:r>
          </w:p>
        </w:tc>
        <w:tc>
          <w:tcPr>
            <w:tcW w:w="1195" w:type="dxa"/>
            <w:shd w:val="clear" w:color="auto" w:fill="FFFFFF"/>
            <w:tcMar>
              <w:top w:w="0" w:type="dxa"/>
              <w:left w:w="0" w:type="dxa"/>
              <w:bottom w:w="0" w:type="dxa"/>
              <w:right w:w="0" w:type="dxa"/>
            </w:tcMar>
            <w:vAlign w:val="center"/>
          </w:tcPr>
          <w:p w14:paraId="46F94D3D" w14:textId="77777777" w:rsidR="00C40095" w:rsidRDefault="00AE3C4E">
            <w:pPr>
              <w:spacing w:before="100" w:after="100"/>
              <w:ind w:left="100" w:right="100"/>
            </w:pPr>
            <w:r>
              <w:rPr>
                <w:rFonts w:ascii="Arial" w:eastAsia="Arial" w:hAnsi="Arial" w:cs="Arial"/>
                <w:color w:val="000000"/>
                <w:sz w:val="16"/>
                <w:szCs w:val="16"/>
              </w:rPr>
              <w:t>1.04</w:t>
            </w:r>
          </w:p>
        </w:tc>
        <w:tc>
          <w:tcPr>
            <w:tcW w:w="864" w:type="dxa"/>
            <w:shd w:val="clear" w:color="auto" w:fill="FFFFFF"/>
            <w:tcMar>
              <w:top w:w="0" w:type="dxa"/>
              <w:left w:w="0" w:type="dxa"/>
              <w:bottom w:w="0" w:type="dxa"/>
              <w:right w:w="0" w:type="dxa"/>
            </w:tcMar>
            <w:vAlign w:val="center"/>
          </w:tcPr>
          <w:p w14:paraId="6514E517" w14:textId="77777777" w:rsidR="00C40095" w:rsidRDefault="00AE3C4E">
            <w:pPr>
              <w:spacing w:before="100" w:after="100"/>
              <w:ind w:left="100" w:right="100"/>
            </w:pPr>
            <w:r>
              <w:rPr>
                <w:rFonts w:ascii="Arial" w:eastAsia="Arial" w:hAnsi="Arial" w:cs="Arial"/>
                <w:color w:val="000000"/>
                <w:sz w:val="16"/>
                <w:szCs w:val="16"/>
              </w:rPr>
              <w:t>0.91</w:t>
            </w:r>
          </w:p>
        </w:tc>
        <w:tc>
          <w:tcPr>
            <w:tcW w:w="864" w:type="dxa"/>
            <w:shd w:val="clear" w:color="auto" w:fill="FFFFFF"/>
            <w:tcMar>
              <w:top w:w="0" w:type="dxa"/>
              <w:left w:w="0" w:type="dxa"/>
              <w:bottom w:w="0" w:type="dxa"/>
              <w:right w:w="0" w:type="dxa"/>
            </w:tcMar>
            <w:vAlign w:val="center"/>
          </w:tcPr>
          <w:p w14:paraId="6DA58B94" w14:textId="77777777" w:rsidR="00C40095" w:rsidRDefault="00AE3C4E">
            <w:pPr>
              <w:spacing w:before="100" w:after="100"/>
              <w:ind w:left="100" w:right="100"/>
            </w:pPr>
            <w:r>
              <w:rPr>
                <w:rFonts w:ascii="Arial" w:eastAsia="Arial" w:hAnsi="Arial" w:cs="Arial"/>
                <w:color w:val="000000"/>
                <w:sz w:val="16"/>
                <w:szCs w:val="16"/>
              </w:rPr>
              <w:t>1.17</w:t>
            </w:r>
          </w:p>
        </w:tc>
      </w:tr>
      <w:tr w:rsidR="00C40095" w14:paraId="36C9EDE8" w14:textId="77777777" w:rsidTr="00C40095">
        <w:trPr>
          <w:cantSplit/>
          <w:jc w:val="center"/>
        </w:trPr>
        <w:tc>
          <w:tcPr>
            <w:tcW w:w="1224" w:type="dxa"/>
            <w:shd w:val="clear" w:color="auto" w:fill="FFFFFF"/>
            <w:tcMar>
              <w:top w:w="0" w:type="dxa"/>
              <w:left w:w="0" w:type="dxa"/>
              <w:bottom w:w="0" w:type="dxa"/>
              <w:right w:w="0" w:type="dxa"/>
            </w:tcMar>
            <w:vAlign w:val="center"/>
          </w:tcPr>
          <w:p w14:paraId="314F2E4A" w14:textId="77777777" w:rsidR="00C40095" w:rsidRDefault="00AE3C4E">
            <w:pPr>
              <w:spacing w:before="100" w:after="100"/>
              <w:ind w:left="100" w:right="100"/>
            </w:pPr>
            <w:r>
              <w:rPr>
                <w:rFonts w:ascii="Arial" w:eastAsia="Arial" w:hAnsi="Arial" w:cs="Arial"/>
                <w:color w:val="000000"/>
                <w:sz w:val="16"/>
                <w:szCs w:val="16"/>
              </w:rPr>
              <w:t xml:space="preserve"> </w:t>
            </w:r>
          </w:p>
        </w:tc>
        <w:tc>
          <w:tcPr>
            <w:tcW w:w="1152" w:type="dxa"/>
            <w:shd w:val="clear" w:color="auto" w:fill="FFFFFF"/>
            <w:tcMar>
              <w:top w:w="0" w:type="dxa"/>
              <w:left w:w="0" w:type="dxa"/>
              <w:bottom w:w="0" w:type="dxa"/>
              <w:right w:w="0" w:type="dxa"/>
            </w:tcMar>
            <w:vAlign w:val="center"/>
          </w:tcPr>
          <w:p w14:paraId="45AFA440" w14:textId="77777777" w:rsidR="00C40095" w:rsidRDefault="00AE3C4E">
            <w:pPr>
              <w:spacing w:before="100" w:after="100"/>
              <w:ind w:left="100" w:right="100"/>
            </w:pPr>
            <w:r>
              <w:rPr>
                <w:rFonts w:ascii="Arial" w:eastAsia="Arial" w:hAnsi="Arial" w:cs="Arial"/>
                <w:color w:val="000000"/>
                <w:sz w:val="16"/>
                <w:szCs w:val="16"/>
              </w:rPr>
              <w:t>tFM</w:t>
            </w:r>
          </w:p>
        </w:tc>
        <w:tc>
          <w:tcPr>
            <w:tcW w:w="1152" w:type="dxa"/>
            <w:shd w:val="clear" w:color="auto" w:fill="FFFFFF"/>
            <w:tcMar>
              <w:top w:w="0" w:type="dxa"/>
              <w:left w:w="0" w:type="dxa"/>
              <w:bottom w:w="0" w:type="dxa"/>
              <w:right w:w="0" w:type="dxa"/>
            </w:tcMar>
            <w:vAlign w:val="center"/>
          </w:tcPr>
          <w:p w14:paraId="7E3D1425" w14:textId="77777777" w:rsidR="00C40095" w:rsidRDefault="00AE3C4E">
            <w:pPr>
              <w:spacing w:before="100" w:after="100"/>
              <w:ind w:left="100" w:right="100"/>
              <w:jc w:val="right"/>
            </w:pPr>
            <w:r>
              <w:rPr>
                <w:rFonts w:ascii="Arial" w:eastAsia="Arial" w:hAnsi="Arial" w:cs="Arial"/>
                <w:color w:val="000000"/>
                <w:sz w:val="16"/>
                <w:szCs w:val="16"/>
              </w:rPr>
              <w:t>0.19</w:t>
            </w:r>
          </w:p>
        </w:tc>
        <w:tc>
          <w:tcPr>
            <w:tcW w:w="864" w:type="dxa"/>
            <w:shd w:val="clear" w:color="auto" w:fill="FFFFFF"/>
            <w:tcMar>
              <w:top w:w="0" w:type="dxa"/>
              <w:left w:w="0" w:type="dxa"/>
              <w:bottom w:w="0" w:type="dxa"/>
              <w:right w:w="0" w:type="dxa"/>
            </w:tcMar>
            <w:vAlign w:val="center"/>
          </w:tcPr>
          <w:p w14:paraId="083ADB09" w14:textId="77777777" w:rsidR="00C40095" w:rsidRDefault="00AE3C4E">
            <w:pPr>
              <w:spacing w:before="100" w:after="100"/>
              <w:ind w:left="100" w:right="100"/>
              <w:jc w:val="right"/>
            </w:pPr>
            <w:r>
              <w:rPr>
                <w:rFonts w:ascii="Arial" w:eastAsia="Arial" w:hAnsi="Arial" w:cs="Arial"/>
                <w:color w:val="000000"/>
                <w:sz w:val="16"/>
                <w:szCs w:val="16"/>
              </w:rPr>
              <w:t>-0.01</w:t>
            </w:r>
          </w:p>
        </w:tc>
        <w:tc>
          <w:tcPr>
            <w:tcW w:w="864" w:type="dxa"/>
            <w:shd w:val="clear" w:color="auto" w:fill="FFFFFF"/>
            <w:tcMar>
              <w:top w:w="0" w:type="dxa"/>
              <w:left w:w="0" w:type="dxa"/>
              <w:bottom w:w="0" w:type="dxa"/>
              <w:right w:w="0" w:type="dxa"/>
            </w:tcMar>
            <w:vAlign w:val="center"/>
          </w:tcPr>
          <w:p w14:paraId="54F1AB08" w14:textId="77777777" w:rsidR="00C40095" w:rsidRDefault="00AE3C4E">
            <w:pPr>
              <w:spacing w:before="100" w:after="100"/>
              <w:ind w:left="100" w:right="100"/>
              <w:jc w:val="right"/>
            </w:pPr>
            <w:r>
              <w:rPr>
                <w:rFonts w:ascii="Arial" w:eastAsia="Arial" w:hAnsi="Arial" w:cs="Arial"/>
                <w:color w:val="000000"/>
                <w:sz w:val="16"/>
                <w:szCs w:val="16"/>
              </w:rPr>
              <w:t>0.39</w:t>
            </w:r>
          </w:p>
        </w:tc>
        <w:tc>
          <w:tcPr>
            <w:tcW w:w="1195" w:type="dxa"/>
            <w:shd w:val="clear" w:color="auto" w:fill="FFFFFF"/>
            <w:tcMar>
              <w:top w:w="0" w:type="dxa"/>
              <w:left w:w="0" w:type="dxa"/>
              <w:bottom w:w="0" w:type="dxa"/>
              <w:right w:w="0" w:type="dxa"/>
            </w:tcMar>
            <w:vAlign w:val="center"/>
          </w:tcPr>
          <w:p w14:paraId="563B25AD" w14:textId="77777777" w:rsidR="00C40095" w:rsidRDefault="00AE3C4E">
            <w:pPr>
              <w:spacing w:before="100" w:after="100"/>
              <w:ind w:left="100" w:right="100"/>
            </w:pPr>
            <w:r>
              <w:rPr>
                <w:rFonts w:ascii="Arial" w:eastAsia="Arial" w:hAnsi="Arial" w:cs="Arial"/>
                <w:color w:val="000000"/>
                <w:sz w:val="16"/>
                <w:szCs w:val="16"/>
              </w:rPr>
              <w:t>1.11</w:t>
            </w:r>
          </w:p>
        </w:tc>
        <w:tc>
          <w:tcPr>
            <w:tcW w:w="864" w:type="dxa"/>
            <w:shd w:val="clear" w:color="auto" w:fill="FFFFFF"/>
            <w:tcMar>
              <w:top w:w="0" w:type="dxa"/>
              <w:left w:w="0" w:type="dxa"/>
              <w:bottom w:w="0" w:type="dxa"/>
              <w:right w:w="0" w:type="dxa"/>
            </w:tcMar>
            <w:vAlign w:val="center"/>
          </w:tcPr>
          <w:p w14:paraId="36213A89" w14:textId="77777777" w:rsidR="00C40095" w:rsidRDefault="00AE3C4E">
            <w:pPr>
              <w:spacing w:before="100" w:after="100"/>
              <w:ind w:left="100" w:right="100"/>
            </w:pPr>
            <w:r>
              <w:rPr>
                <w:rFonts w:ascii="Arial" w:eastAsia="Arial" w:hAnsi="Arial" w:cs="Arial"/>
                <w:color w:val="000000"/>
                <w:sz w:val="16"/>
                <w:szCs w:val="16"/>
              </w:rPr>
              <w:t>0.99</w:t>
            </w:r>
          </w:p>
        </w:tc>
        <w:tc>
          <w:tcPr>
            <w:tcW w:w="864" w:type="dxa"/>
            <w:shd w:val="clear" w:color="auto" w:fill="FFFFFF"/>
            <w:tcMar>
              <w:top w:w="0" w:type="dxa"/>
              <w:left w:w="0" w:type="dxa"/>
              <w:bottom w:w="0" w:type="dxa"/>
              <w:right w:w="0" w:type="dxa"/>
            </w:tcMar>
            <w:vAlign w:val="center"/>
          </w:tcPr>
          <w:p w14:paraId="33CF67B2" w14:textId="77777777" w:rsidR="00C40095" w:rsidRDefault="00AE3C4E">
            <w:pPr>
              <w:spacing w:before="100" w:after="100"/>
              <w:ind w:left="100" w:right="100"/>
            </w:pPr>
            <w:r>
              <w:rPr>
                <w:rFonts w:ascii="Arial" w:eastAsia="Arial" w:hAnsi="Arial" w:cs="Arial"/>
                <w:color w:val="000000"/>
                <w:sz w:val="16"/>
                <w:szCs w:val="16"/>
              </w:rPr>
              <w:t>1.23</w:t>
            </w:r>
          </w:p>
        </w:tc>
      </w:tr>
      <w:tr w:rsidR="00C40095" w14:paraId="1AAD84E8" w14:textId="77777777" w:rsidTr="00C40095">
        <w:trPr>
          <w:cantSplit/>
          <w:jc w:val="center"/>
        </w:trPr>
        <w:tc>
          <w:tcPr>
            <w:tcW w:w="1224" w:type="dxa"/>
            <w:tcBorders>
              <w:bottom w:val="single" w:sz="8" w:space="0" w:color="666666"/>
            </w:tcBorders>
            <w:shd w:val="clear" w:color="auto" w:fill="FFFFFF"/>
            <w:tcMar>
              <w:top w:w="0" w:type="dxa"/>
              <w:left w:w="0" w:type="dxa"/>
              <w:bottom w:w="0" w:type="dxa"/>
              <w:right w:w="0" w:type="dxa"/>
            </w:tcMar>
            <w:vAlign w:val="center"/>
          </w:tcPr>
          <w:p w14:paraId="7BB8B9BD" w14:textId="77777777" w:rsidR="00C40095" w:rsidRDefault="00AE3C4E">
            <w:pPr>
              <w:spacing w:before="100" w:after="100"/>
              <w:ind w:left="100" w:right="100"/>
            </w:pPr>
            <w:r>
              <w:rPr>
                <w:rFonts w:ascii="Arial" w:eastAsia="Arial" w:hAnsi="Arial" w:cs="Arial"/>
                <w:color w:val="000000"/>
                <w:sz w:val="16"/>
                <w:szCs w:val="16"/>
              </w:rPr>
              <w:t xml:space="preserve"> </w:t>
            </w:r>
          </w:p>
        </w:tc>
        <w:tc>
          <w:tcPr>
            <w:tcW w:w="1152" w:type="dxa"/>
            <w:tcBorders>
              <w:bottom w:val="single" w:sz="8" w:space="0" w:color="666666"/>
            </w:tcBorders>
            <w:shd w:val="clear" w:color="auto" w:fill="FFFFFF"/>
            <w:tcMar>
              <w:top w:w="0" w:type="dxa"/>
              <w:left w:w="0" w:type="dxa"/>
              <w:bottom w:w="0" w:type="dxa"/>
              <w:right w:w="0" w:type="dxa"/>
            </w:tcMar>
            <w:vAlign w:val="center"/>
          </w:tcPr>
          <w:p w14:paraId="78BA8D67" w14:textId="77777777" w:rsidR="00C40095" w:rsidRDefault="00AE3C4E">
            <w:pPr>
              <w:spacing w:before="100" w:after="100"/>
              <w:ind w:left="100" w:right="100"/>
            </w:pPr>
            <w:r>
              <w:rPr>
                <w:rFonts w:ascii="Arial" w:eastAsia="Arial" w:hAnsi="Arial" w:cs="Arial"/>
                <w:color w:val="000000"/>
                <w:sz w:val="16"/>
                <w:szCs w:val="16"/>
              </w:rPr>
              <w:t>iFM</w:t>
            </w:r>
          </w:p>
        </w:tc>
        <w:tc>
          <w:tcPr>
            <w:tcW w:w="1152" w:type="dxa"/>
            <w:tcBorders>
              <w:bottom w:val="single" w:sz="8" w:space="0" w:color="666666"/>
            </w:tcBorders>
            <w:shd w:val="clear" w:color="auto" w:fill="FFFFFF"/>
            <w:tcMar>
              <w:top w:w="0" w:type="dxa"/>
              <w:left w:w="0" w:type="dxa"/>
              <w:bottom w:w="0" w:type="dxa"/>
              <w:right w:w="0" w:type="dxa"/>
            </w:tcMar>
            <w:vAlign w:val="center"/>
          </w:tcPr>
          <w:p w14:paraId="27CFB177" w14:textId="77777777" w:rsidR="00C40095" w:rsidRDefault="00AE3C4E">
            <w:pPr>
              <w:spacing w:before="100" w:after="100"/>
              <w:ind w:left="100" w:right="100"/>
              <w:jc w:val="right"/>
            </w:pPr>
            <w:r>
              <w:rPr>
                <w:rFonts w:ascii="Arial" w:eastAsia="Arial" w:hAnsi="Arial" w:cs="Arial"/>
                <w:color w:val="000000"/>
                <w:sz w:val="16"/>
                <w:szCs w:val="16"/>
              </w:rPr>
              <w:t>0.02</w:t>
            </w:r>
          </w:p>
        </w:tc>
        <w:tc>
          <w:tcPr>
            <w:tcW w:w="864" w:type="dxa"/>
            <w:tcBorders>
              <w:bottom w:val="single" w:sz="8" w:space="0" w:color="666666"/>
            </w:tcBorders>
            <w:shd w:val="clear" w:color="auto" w:fill="FFFFFF"/>
            <w:tcMar>
              <w:top w:w="0" w:type="dxa"/>
              <w:left w:w="0" w:type="dxa"/>
              <w:bottom w:w="0" w:type="dxa"/>
              <w:right w:w="0" w:type="dxa"/>
            </w:tcMar>
            <w:vAlign w:val="center"/>
          </w:tcPr>
          <w:p w14:paraId="65D7DE3F" w14:textId="77777777" w:rsidR="00C40095" w:rsidRDefault="00AE3C4E">
            <w:pPr>
              <w:spacing w:before="100" w:after="100"/>
              <w:ind w:left="100" w:right="100"/>
              <w:jc w:val="right"/>
            </w:pPr>
            <w:r>
              <w:rPr>
                <w:rFonts w:ascii="Arial" w:eastAsia="Arial" w:hAnsi="Arial" w:cs="Arial"/>
                <w:color w:val="000000"/>
                <w:sz w:val="16"/>
                <w:szCs w:val="16"/>
              </w:rPr>
              <w:t>-0.16</w:t>
            </w:r>
          </w:p>
        </w:tc>
        <w:tc>
          <w:tcPr>
            <w:tcW w:w="864" w:type="dxa"/>
            <w:tcBorders>
              <w:bottom w:val="single" w:sz="8" w:space="0" w:color="666666"/>
            </w:tcBorders>
            <w:shd w:val="clear" w:color="auto" w:fill="FFFFFF"/>
            <w:tcMar>
              <w:top w:w="0" w:type="dxa"/>
              <w:left w:w="0" w:type="dxa"/>
              <w:bottom w:w="0" w:type="dxa"/>
              <w:right w:w="0" w:type="dxa"/>
            </w:tcMar>
            <w:vAlign w:val="center"/>
          </w:tcPr>
          <w:p w14:paraId="257603AF" w14:textId="77777777" w:rsidR="00C40095" w:rsidRDefault="00AE3C4E">
            <w:pPr>
              <w:spacing w:before="100" w:after="100"/>
              <w:ind w:left="100" w:right="100"/>
              <w:jc w:val="right"/>
            </w:pPr>
            <w:r>
              <w:rPr>
                <w:rFonts w:ascii="Arial" w:eastAsia="Arial" w:hAnsi="Arial" w:cs="Arial"/>
                <w:color w:val="000000"/>
                <w:sz w:val="16"/>
                <w:szCs w:val="16"/>
              </w:rPr>
              <w:t>0.19</w:t>
            </w:r>
          </w:p>
        </w:tc>
        <w:tc>
          <w:tcPr>
            <w:tcW w:w="1195" w:type="dxa"/>
            <w:tcBorders>
              <w:bottom w:val="single" w:sz="8" w:space="0" w:color="666666"/>
            </w:tcBorders>
            <w:shd w:val="clear" w:color="auto" w:fill="FFFFFF"/>
            <w:tcMar>
              <w:top w:w="0" w:type="dxa"/>
              <w:left w:w="0" w:type="dxa"/>
              <w:bottom w:w="0" w:type="dxa"/>
              <w:right w:w="0" w:type="dxa"/>
            </w:tcMar>
            <w:vAlign w:val="center"/>
          </w:tcPr>
          <w:p w14:paraId="3B782086" w14:textId="77777777" w:rsidR="00C40095" w:rsidRDefault="00AE3C4E">
            <w:pPr>
              <w:spacing w:before="100" w:after="100"/>
              <w:ind w:left="100" w:right="100"/>
            </w:pPr>
            <w:r>
              <w:rPr>
                <w:rFonts w:ascii="Arial" w:eastAsia="Arial" w:hAnsi="Arial" w:cs="Arial"/>
                <w:color w:val="000000"/>
                <w:sz w:val="16"/>
                <w:szCs w:val="16"/>
              </w:rPr>
              <w:t>1.02</w:t>
            </w:r>
          </w:p>
        </w:tc>
        <w:tc>
          <w:tcPr>
            <w:tcW w:w="864" w:type="dxa"/>
            <w:tcBorders>
              <w:bottom w:val="single" w:sz="8" w:space="0" w:color="666666"/>
            </w:tcBorders>
            <w:shd w:val="clear" w:color="auto" w:fill="FFFFFF"/>
            <w:tcMar>
              <w:top w:w="0" w:type="dxa"/>
              <w:left w:w="0" w:type="dxa"/>
              <w:bottom w:w="0" w:type="dxa"/>
              <w:right w:w="0" w:type="dxa"/>
            </w:tcMar>
            <w:vAlign w:val="center"/>
          </w:tcPr>
          <w:p w14:paraId="0A848741" w14:textId="77777777" w:rsidR="00C40095" w:rsidRDefault="00AE3C4E">
            <w:pPr>
              <w:spacing w:before="100" w:after="100"/>
              <w:ind w:left="100" w:right="100"/>
            </w:pPr>
            <w:r>
              <w:rPr>
                <w:rFonts w:ascii="Arial" w:eastAsia="Arial" w:hAnsi="Arial" w:cs="Arial"/>
                <w:color w:val="000000"/>
                <w:sz w:val="16"/>
                <w:szCs w:val="16"/>
              </w:rPr>
              <w:t>0.88</w:t>
            </w:r>
          </w:p>
        </w:tc>
        <w:tc>
          <w:tcPr>
            <w:tcW w:w="864" w:type="dxa"/>
            <w:tcBorders>
              <w:bottom w:val="single" w:sz="8" w:space="0" w:color="666666"/>
            </w:tcBorders>
            <w:shd w:val="clear" w:color="auto" w:fill="FFFFFF"/>
            <w:tcMar>
              <w:top w:w="0" w:type="dxa"/>
              <w:left w:w="0" w:type="dxa"/>
              <w:bottom w:w="0" w:type="dxa"/>
              <w:right w:w="0" w:type="dxa"/>
            </w:tcMar>
            <w:vAlign w:val="center"/>
          </w:tcPr>
          <w:p w14:paraId="19458289" w14:textId="77777777" w:rsidR="00C40095" w:rsidRDefault="00AE3C4E">
            <w:pPr>
              <w:spacing w:before="100" w:after="100"/>
              <w:ind w:left="100" w:right="100"/>
            </w:pPr>
            <w:r>
              <w:rPr>
                <w:rFonts w:ascii="Arial" w:eastAsia="Arial" w:hAnsi="Arial" w:cs="Arial"/>
                <w:color w:val="000000"/>
                <w:sz w:val="16"/>
                <w:szCs w:val="16"/>
              </w:rPr>
              <w:t>1.15</w:t>
            </w:r>
          </w:p>
        </w:tc>
      </w:tr>
      <w:tr w:rsidR="00C40095" w14:paraId="78D4EBCC" w14:textId="77777777" w:rsidTr="00C40095">
        <w:trPr>
          <w:cantSplit/>
          <w:jc w:val="center"/>
        </w:trPr>
        <w:tc>
          <w:tcPr>
            <w:tcW w:w="122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DD08888" w14:textId="77777777" w:rsidR="00C40095" w:rsidRDefault="00AE3C4E">
            <w:pPr>
              <w:spacing w:before="100" w:after="100"/>
              <w:ind w:left="100" w:right="100"/>
            </w:pPr>
            <w:r>
              <w:rPr>
                <w:rFonts w:ascii="Arial" w:eastAsia="Arial" w:hAnsi="Arial" w:cs="Arial"/>
                <w:color w:val="000000"/>
                <w:sz w:val="16"/>
                <w:szCs w:val="16"/>
              </w:rPr>
              <w:t>Peak frequency, kHz</w:t>
            </w:r>
          </w:p>
        </w:tc>
        <w:tc>
          <w:tcPr>
            <w:tcW w:w="1152"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1412917E" w14:textId="77777777" w:rsidR="00C40095" w:rsidRDefault="00AE3C4E">
            <w:pPr>
              <w:spacing w:before="100" w:after="100"/>
              <w:ind w:left="100" w:right="100"/>
            </w:pPr>
            <w:r>
              <w:rPr>
                <w:rFonts w:ascii="Arial" w:eastAsia="Arial" w:hAnsi="Arial" w:cs="Arial"/>
                <w:color w:val="000000"/>
                <w:sz w:val="16"/>
                <w:szCs w:val="16"/>
              </w:rPr>
              <w:t>CF</w:t>
            </w:r>
          </w:p>
        </w:tc>
        <w:tc>
          <w:tcPr>
            <w:tcW w:w="1152"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7643836" w14:textId="77777777" w:rsidR="00C40095" w:rsidRDefault="00AE3C4E">
            <w:pPr>
              <w:spacing w:before="100" w:after="100"/>
              <w:ind w:left="100" w:right="100"/>
              <w:jc w:val="right"/>
            </w:pPr>
            <w:r>
              <w:rPr>
                <w:rFonts w:ascii="Arial" w:eastAsia="Arial" w:hAnsi="Arial" w:cs="Arial"/>
                <w:color w:val="000000"/>
                <w:sz w:val="16"/>
                <w:szCs w:val="16"/>
              </w:rPr>
              <w:t>0.40</w:t>
            </w:r>
          </w:p>
        </w:tc>
        <w:tc>
          <w:tcPr>
            <w:tcW w:w="8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ACD3440" w14:textId="77777777" w:rsidR="00C40095" w:rsidRDefault="00AE3C4E">
            <w:pPr>
              <w:spacing w:before="100" w:after="100"/>
              <w:ind w:left="100" w:right="100"/>
              <w:jc w:val="right"/>
            </w:pPr>
            <w:r>
              <w:rPr>
                <w:rFonts w:ascii="Arial" w:eastAsia="Arial" w:hAnsi="Arial" w:cs="Arial"/>
                <w:color w:val="000000"/>
                <w:sz w:val="16"/>
                <w:szCs w:val="16"/>
              </w:rPr>
              <w:t>-0.26</w:t>
            </w:r>
          </w:p>
        </w:tc>
        <w:tc>
          <w:tcPr>
            <w:tcW w:w="8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D5A63C7" w14:textId="77777777" w:rsidR="00C40095" w:rsidRDefault="00AE3C4E">
            <w:pPr>
              <w:spacing w:before="100" w:after="100"/>
              <w:ind w:left="100" w:right="100"/>
              <w:jc w:val="right"/>
            </w:pPr>
            <w:r>
              <w:rPr>
                <w:rFonts w:ascii="Arial" w:eastAsia="Arial" w:hAnsi="Arial" w:cs="Arial"/>
                <w:color w:val="000000"/>
                <w:sz w:val="16"/>
                <w:szCs w:val="16"/>
              </w:rPr>
              <w:t>1.02</w:t>
            </w:r>
          </w:p>
        </w:tc>
        <w:tc>
          <w:tcPr>
            <w:tcW w:w="1195"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FB28BAE" w14:textId="77777777" w:rsidR="00C40095" w:rsidRDefault="00AE3C4E">
            <w:pPr>
              <w:spacing w:before="100" w:after="100"/>
              <w:ind w:left="100" w:right="100"/>
            </w:pPr>
            <w:r>
              <w:rPr>
                <w:rFonts w:ascii="Arial" w:eastAsia="Arial" w:hAnsi="Arial" w:cs="Arial"/>
                <w:color w:val="000000"/>
                <w:sz w:val="16"/>
                <w:szCs w:val="16"/>
              </w:rPr>
              <w:t>1.004</w:t>
            </w:r>
          </w:p>
        </w:tc>
        <w:tc>
          <w:tcPr>
            <w:tcW w:w="8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FA56981" w14:textId="77777777" w:rsidR="00C40095" w:rsidRDefault="00AE3C4E">
            <w:pPr>
              <w:spacing w:before="100" w:after="100"/>
              <w:ind w:left="100" w:right="100"/>
            </w:pPr>
            <w:r>
              <w:rPr>
                <w:rFonts w:ascii="Arial" w:eastAsia="Arial" w:hAnsi="Arial" w:cs="Arial"/>
                <w:color w:val="000000"/>
                <w:sz w:val="16"/>
                <w:szCs w:val="16"/>
              </w:rPr>
              <w:t>0.998</w:t>
            </w:r>
          </w:p>
        </w:tc>
        <w:tc>
          <w:tcPr>
            <w:tcW w:w="8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7CD44CA" w14:textId="77777777" w:rsidR="00C40095" w:rsidRDefault="00AE3C4E">
            <w:pPr>
              <w:spacing w:before="100" w:after="100"/>
              <w:ind w:left="100" w:right="100"/>
            </w:pPr>
            <w:r>
              <w:rPr>
                <w:rFonts w:ascii="Arial" w:eastAsia="Arial" w:hAnsi="Arial" w:cs="Arial"/>
                <w:color w:val="000000"/>
                <w:sz w:val="16"/>
                <w:szCs w:val="16"/>
              </w:rPr>
              <w:t>1.01</w:t>
            </w:r>
          </w:p>
        </w:tc>
      </w:tr>
      <w:tr w:rsidR="00C40095" w14:paraId="49047CA8" w14:textId="77777777" w:rsidTr="00C40095">
        <w:trPr>
          <w:cantSplit/>
          <w:jc w:val="center"/>
        </w:trPr>
        <w:tc>
          <w:tcPr>
            <w:tcW w:w="1224" w:type="dxa"/>
            <w:tcBorders>
              <w:top w:val="single" w:sz="8" w:space="0" w:color="666666"/>
            </w:tcBorders>
            <w:shd w:val="clear" w:color="auto" w:fill="FFFFFF"/>
            <w:tcMar>
              <w:top w:w="0" w:type="dxa"/>
              <w:left w:w="0" w:type="dxa"/>
              <w:bottom w:w="0" w:type="dxa"/>
              <w:right w:w="0" w:type="dxa"/>
            </w:tcMar>
            <w:vAlign w:val="center"/>
          </w:tcPr>
          <w:p w14:paraId="1B66D8F6" w14:textId="77777777" w:rsidR="00C40095" w:rsidRDefault="00AE3C4E">
            <w:pPr>
              <w:spacing w:before="100" w:after="100"/>
              <w:ind w:left="100" w:right="100"/>
            </w:pPr>
            <w:r>
              <w:rPr>
                <w:rFonts w:ascii="Arial" w:eastAsia="Arial" w:hAnsi="Arial" w:cs="Arial"/>
                <w:color w:val="000000"/>
                <w:sz w:val="16"/>
                <w:szCs w:val="16"/>
              </w:rPr>
              <w:t>Lower frequency, kHz</w:t>
            </w:r>
          </w:p>
        </w:tc>
        <w:tc>
          <w:tcPr>
            <w:tcW w:w="1152" w:type="dxa"/>
            <w:tcBorders>
              <w:top w:val="single" w:sz="8" w:space="0" w:color="666666"/>
            </w:tcBorders>
            <w:shd w:val="clear" w:color="auto" w:fill="FFFFFF"/>
            <w:tcMar>
              <w:top w:w="0" w:type="dxa"/>
              <w:left w:w="0" w:type="dxa"/>
              <w:bottom w:w="0" w:type="dxa"/>
              <w:right w:w="0" w:type="dxa"/>
            </w:tcMar>
            <w:vAlign w:val="center"/>
          </w:tcPr>
          <w:p w14:paraId="539E25EA" w14:textId="77777777" w:rsidR="00C40095" w:rsidRDefault="00AE3C4E">
            <w:pPr>
              <w:spacing w:before="100" w:after="100"/>
              <w:ind w:left="100" w:right="100"/>
            </w:pPr>
            <w:r>
              <w:rPr>
                <w:rFonts w:ascii="Arial" w:eastAsia="Arial" w:hAnsi="Arial" w:cs="Arial"/>
                <w:color w:val="000000"/>
                <w:sz w:val="16"/>
                <w:szCs w:val="16"/>
              </w:rPr>
              <w:t>tFM</w:t>
            </w:r>
          </w:p>
        </w:tc>
        <w:tc>
          <w:tcPr>
            <w:tcW w:w="1152" w:type="dxa"/>
            <w:tcBorders>
              <w:top w:val="single" w:sz="8" w:space="0" w:color="666666"/>
            </w:tcBorders>
            <w:shd w:val="clear" w:color="auto" w:fill="FFFFFF"/>
            <w:tcMar>
              <w:top w:w="0" w:type="dxa"/>
              <w:left w:w="0" w:type="dxa"/>
              <w:bottom w:w="0" w:type="dxa"/>
              <w:right w:w="0" w:type="dxa"/>
            </w:tcMar>
            <w:vAlign w:val="center"/>
          </w:tcPr>
          <w:p w14:paraId="752165F6" w14:textId="77777777" w:rsidR="00C40095" w:rsidRDefault="00AE3C4E">
            <w:pPr>
              <w:spacing w:before="100" w:after="100"/>
              <w:ind w:left="100" w:right="100"/>
              <w:jc w:val="right"/>
            </w:pPr>
            <w:r>
              <w:rPr>
                <w:rFonts w:ascii="Arial" w:eastAsia="Arial" w:hAnsi="Arial" w:cs="Arial"/>
                <w:color w:val="000000"/>
                <w:sz w:val="16"/>
                <w:szCs w:val="16"/>
              </w:rPr>
              <w:t>-0.87</w:t>
            </w:r>
          </w:p>
        </w:tc>
        <w:tc>
          <w:tcPr>
            <w:tcW w:w="864" w:type="dxa"/>
            <w:tcBorders>
              <w:top w:val="single" w:sz="8" w:space="0" w:color="666666"/>
            </w:tcBorders>
            <w:shd w:val="clear" w:color="auto" w:fill="FFFFFF"/>
            <w:tcMar>
              <w:top w:w="0" w:type="dxa"/>
              <w:left w:w="0" w:type="dxa"/>
              <w:bottom w:w="0" w:type="dxa"/>
              <w:right w:w="0" w:type="dxa"/>
            </w:tcMar>
            <w:vAlign w:val="center"/>
          </w:tcPr>
          <w:p w14:paraId="1D51740C" w14:textId="77777777" w:rsidR="00C40095" w:rsidRDefault="00AE3C4E">
            <w:pPr>
              <w:spacing w:before="100" w:after="100"/>
              <w:ind w:left="100" w:right="100"/>
              <w:jc w:val="right"/>
            </w:pPr>
            <w:r>
              <w:rPr>
                <w:rFonts w:ascii="Arial" w:eastAsia="Arial" w:hAnsi="Arial" w:cs="Arial"/>
                <w:color w:val="000000"/>
                <w:sz w:val="16"/>
                <w:szCs w:val="16"/>
              </w:rPr>
              <w:t>-2.42</w:t>
            </w:r>
          </w:p>
        </w:tc>
        <w:tc>
          <w:tcPr>
            <w:tcW w:w="864" w:type="dxa"/>
            <w:tcBorders>
              <w:top w:val="single" w:sz="8" w:space="0" w:color="666666"/>
            </w:tcBorders>
            <w:shd w:val="clear" w:color="auto" w:fill="FFFFFF"/>
            <w:tcMar>
              <w:top w:w="0" w:type="dxa"/>
              <w:left w:w="0" w:type="dxa"/>
              <w:bottom w:w="0" w:type="dxa"/>
              <w:right w:w="0" w:type="dxa"/>
            </w:tcMar>
            <w:vAlign w:val="center"/>
          </w:tcPr>
          <w:p w14:paraId="58DDB691" w14:textId="77777777" w:rsidR="00C40095" w:rsidRDefault="00AE3C4E">
            <w:pPr>
              <w:spacing w:before="100" w:after="100"/>
              <w:ind w:left="100" w:right="100"/>
              <w:jc w:val="right"/>
            </w:pPr>
            <w:r>
              <w:rPr>
                <w:rFonts w:ascii="Arial" w:eastAsia="Arial" w:hAnsi="Arial" w:cs="Arial"/>
                <w:color w:val="000000"/>
                <w:sz w:val="16"/>
                <w:szCs w:val="16"/>
              </w:rPr>
              <w:t>0.71</w:t>
            </w:r>
          </w:p>
        </w:tc>
        <w:tc>
          <w:tcPr>
            <w:tcW w:w="1195" w:type="dxa"/>
            <w:tcBorders>
              <w:top w:val="single" w:sz="8" w:space="0" w:color="666666"/>
            </w:tcBorders>
            <w:shd w:val="clear" w:color="auto" w:fill="FFFFFF"/>
            <w:tcMar>
              <w:top w:w="0" w:type="dxa"/>
              <w:left w:w="0" w:type="dxa"/>
              <w:bottom w:w="0" w:type="dxa"/>
              <w:right w:w="0" w:type="dxa"/>
            </w:tcMar>
            <w:vAlign w:val="center"/>
          </w:tcPr>
          <w:p w14:paraId="4CB1BA15" w14:textId="77777777" w:rsidR="00C40095" w:rsidRDefault="00AE3C4E">
            <w:pPr>
              <w:spacing w:before="100" w:after="100"/>
              <w:ind w:left="100" w:right="100"/>
            </w:pPr>
            <w:r>
              <w:rPr>
                <w:rFonts w:ascii="Arial" w:eastAsia="Arial" w:hAnsi="Arial" w:cs="Arial"/>
                <w:color w:val="000000"/>
                <w:sz w:val="16"/>
                <w:szCs w:val="16"/>
              </w:rPr>
              <w:t>0.99</w:t>
            </w:r>
          </w:p>
        </w:tc>
        <w:tc>
          <w:tcPr>
            <w:tcW w:w="864" w:type="dxa"/>
            <w:tcBorders>
              <w:top w:val="single" w:sz="8" w:space="0" w:color="666666"/>
            </w:tcBorders>
            <w:shd w:val="clear" w:color="auto" w:fill="FFFFFF"/>
            <w:tcMar>
              <w:top w:w="0" w:type="dxa"/>
              <w:left w:w="0" w:type="dxa"/>
              <w:bottom w:w="0" w:type="dxa"/>
              <w:right w:w="0" w:type="dxa"/>
            </w:tcMar>
            <w:vAlign w:val="center"/>
          </w:tcPr>
          <w:p w14:paraId="593C9690" w14:textId="77777777" w:rsidR="00C40095" w:rsidRDefault="00AE3C4E">
            <w:pPr>
              <w:spacing w:before="100" w:after="100"/>
              <w:ind w:left="100" w:right="100"/>
            </w:pPr>
            <w:r>
              <w:rPr>
                <w:rFonts w:ascii="Arial" w:eastAsia="Arial" w:hAnsi="Arial" w:cs="Arial"/>
                <w:color w:val="000000"/>
                <w:sz w:val="16"/>
                <w:szCs w:val="16"/>
              </w:rPr>
              <w:t>0.97</w:t>
            </w:r>
          </w:p>
        </w:tc>
        <w:tc>
          <w:tcPr>
            <w:tcW w:w="864" w:type="dxa"/>
            <w:tcBorders>
              <w:top w:val="single" w:sz="8" w:space="0" w:color="666666"/>
            </w:tcBorders>
            <w:shd w:val="clear" w:color="auto" w:fill="FFFFFF"/>
            <w:tcMar>
              <w:top w:w="0" w:type="dxa"/>
              <w:left w:w="0" w:type="dxa"/>
              <w:bottom w:w="0" w:type="dxa"/>
              <w:right w:w="0" w:type="dxa"/>
            </w:tcMar>
            <w:vAlign w:val="center"/>
          </w:tcPr>
          <w:p w14:paraId="0468F17A" w14:textId="77777777" w:rsidR="00C40095" w:rsidRDefault="00AE3C4E">
            <w:pPr>
              <w:spacing w:before="100" w:after="100"/>
              <w:ind w:left="100" w:right="100"/>
            </w:pPr>
            <w:r>
              <w:rPr>
                <w:rFonts w:ascii="Arial" w:eastAsia="Arial" w:hAnsi="Arial" w:cs="Arial"/>
                <w:color w:val="000000"/>
                <w:sz w:val="16"/>
                <w:szCs w:val="16"/>
              </w:rPr>
              <w:t>1.01</w:t>
            </w:r>
          </w:p>
        </w:tc>
      </w:tr>
      <w:tr w:rsidR="00C40095" w14:paraId="3B3ADB45" w14:textId="77777777" w:rsidTr="00C40095">
        <w:trPr>
          <w:cantSplit/>
          <w:jc w:val="center"/>
        </w:trPr>
        <w:tc>
          <w:tcPr>
            <w:tcW w:w="1224" w:type="dxa"/>
            <w:tcBorders>
              <w:bottom w:val="single" w:sz="8" w:space="0" w:color="666666"/>
            </w:tcBorders>
            <w:shd w:val="clear" w:color="auto" w:fill="FFFFFF"/>
            <w:tcMar>
              <w:top w:w="0" w:type="dxa"/>
              <w:left w:w="0" w:type="dxa"/>
              <w:bottom w:w="0" w:type="dxa"/>
              <w:right w:w="0" w:type="dxa"/>
            </w:tcMar>
            <w:vAlign w:val="center"/>
          </w:tcPr>
          <w:p w14:paraId="4C2F20BB" w14:textId="77777777" w:rsidR="00C40095" w:rsidRDefault="00AE3C4E">
            <w:pPr>
              <w:spacing w:before="100" w:after="100"/>
              <w:ind w:left="100" w:right="100"/>
            </w:pPr>
            <w:r>
              <w:rPr>
                <w:rFonts w:ascii="Arial" w:eastAsia="Arial" w:hAnsi="Arial" w:cs="Arial"/>
                <w:color w:val="000000"/>
                <w:sz w:val="16"/>
                <w:szCs w:val="16"/>
              </w:rPr>
              <w:t xml:space="preserve"> </w:t>
            </w:r>
          </w:p>
        </w:tc>
        <w:tc>
          <w:tcPr>
            <w:tcW w:w="1152" w:type="dxa"/>
            <w:tcBorders>
              <w:bottom w:val="single" w:sz="8" w:space="0" w:color="666666"/>
            </w:tcBorders>
            <w:shd w:val="clear" w:color="auto" w:fill="FFFFFF"/>
            <w:tcMar>
              <w:top w:w="0" w:type="dxa"/>
              <w:left w:w="0" w:type="dxa"/>
              <w:bottom w:w="0" w:type="dxa"/>
              <w:right w:w="0" w:type="dxa"/>
            </w:tcMar>
            <w:vAlign w:val="center"/>
          </w:tcPr>
          <w:p w14:paraId="47078EC2" w14:textId="77777777" w:rsidR="00C40095" w:rsidRDefault="00AE3C4E">
            <w:pPr>
              <w:spacing w:before="100" w:after="100"/>
              <w:ind w:left="100" w:right="100"/>
            </w:pPr>
            <w:r>
              <w:rPr>
                <w:rFonts w:ascii="Arial" w:eastAsia="Arial" w:hAnsi="Arial" w:cs="Arial"/>
                <w:color w:val="000000"/>
                <w:sz w:val="16"/>
                <w:szCs w:val="16"/>
              </w:rPr>
              <w:t>iFM</w:t>
            </w:r>
          </w:p>
        </w:tc>
        <w:tc>
          <w:tcPr>
            <w:tcW w:w="1152" w:type="dxa"/>
            <w:tcBorders>
              <w:bottom w:val="single" w:sz="8" w:space="0" w:color="666666"/>
            </w:tcBorders>
            <w:shd w:val="clear" w:color="auto" w:fill="FFFFFF"/>
            <w:tcMar>
              <w:top w:w="0" w:type="dxa"/>
              <w:left w:w="0" w:type="dxa"/>
              <w:bottom w:w="0" w:type="dxa"/>
              <w:right w:w="0" w:type="dxa"/>
            </w:tcMar>
            <w:vAlign w:val="center"/>
          </w:tcPr>
          <w:p w14:paraId="07FC86BD" w14:textId="77777777" w:rsidR="00C40095" w:rsidRDefault="00AE3C4E">
            <w:pPr>
              <w:spacing w:before="100" w:after="100"/>
              <w:ind w:left="100" w:right="100"/>
              <w:jc w:val="right"/>
            </w:pPr>
            <w:r>
              <w:rPr>
                <w:rFonts w:ascii="Arial" w:eastAsia="Arial" w:hAnsi="Arial" w:cs="Arial"/>
                <w:color w:val="000000"/>
                <w:sz w:val="16"/>
                <w:szCs w:val="16"/>
              </w:rPr>
              <w:t>0.02</w:t>
            </w:r>
          </w:p>
        </w:tc>
        <w:tc>
          <w:tcPr>
            <w:tcW w:w="864" w:type="dxa"/>
            <w:tcBorders>
              <w:bottom w:val="single" w:sz="8" w:space="0" w:color="666666"/>
            </w:tcBorders>
            <w:shd w:val="clear" w:color="auto" w:fill="FFFFFF"/>
            <w:tcMar>
              <w:top w:w="0" w:type="dxa"/>
              <w:left w:w="0" w:type="dxa"/>
              <w:bottom w:w="0" w:type="dxa"/>
              <w:right w:w="0" w:type="dxa"/>
            </w:tcMar>
            <w:vAlign w:val="center"/>
          </w:tcPr>
          <w:p w14:paraId="7DC9C777" w14:textId="77777777" w:rsidR="00C40095" w:rsidRDefault="00AE3C4E">
            <w:pPr>
              <w:spacing w:before="100" w:after="100"/>
              <w:ind w:left="100" w:right="100"/>
              <w:jc w:val="right"/>
            </w:pPr>
            <w:r>
              <w:rPr>
                <w:rFonts w:ascii="Arial" w:eastAsia="Arial" w:hAnsi="Arial" w:cs="Arial"/>
                <w:color w:val="000000"/>
                <w:sz w:val="16"/>
                <w:szCs w:val="16"/>
              </w:rPr>
              <w:t>-1.45</w:t>
            </w:r>
          </w:p>
        </w:tc>
        <w:tc>
          <w:tcPr>
            <w:tcW w:w="864" w:type="dxa"/>
            <w:tcBorders>
              <w:bottom w:val="single" w:sz="8" w:space="0" w:color="666666"/>
            </w:tcBorders>
            <w:shd w:val="clear" w:color="auto" w:fill="FFFFFF"/>
            <w:tcMar>
              <w:top w:w="0" w:type="dxa"/>
              <w:left w:w="0" w:type="dxa"/>
              <w:bottom w:w="0" w:type="dxa"/>
              <w:right w:w="0" w:type="dxa"/>
            </w:tcMar>
            <w:vAlign w:val="center"/>
          </w:tcPr>
          <w:p w14:paraId="40F61305" w14:textId="77777777" w:rsidR="00C40095" w:rsidRDefault="00AE3C4E">
            <w:pPr>
              <w:spacing w:before="100" w:after="100"/>
              <w:ind w:left="100" w:right="100"/>
              <w:jc w:val="right"/>
            </w:pPr>
            <w:r>
              <w:rPr>
                <w:rFonts w:ascii="Arial" w:eastAsia="Arial" w:hAnsi="Arial" w:cs="Arial"/>
                <w:color w:val="000000"/>
                <w:sz w:val="16"/>
                <w:szCs w:val="16"/>
              </w:rPr>
              <w:t>1.49</w:t>
            </w:r>
          </w:p>
        </w:tc>
        <w:tc>
          <w:tcPr>
            <w:tcW w:w="1195" w:type="dxa"/>
            <w:tcBorders>
              <w:bottom w:val="single" w:sz="8" w:space="0" w:color="666666"/>
            </w:tcBorders>
            <w:shd w:val="clear" w:color="auto" w:fill="FFFFFF"/>
            <w:tcMar>
              <w:top w:w="0" w:type="dxa"/>
              <w:left w:w="0" w:type="dxa"/>
              <w:bottom w:w="0" w:type="dxa"/>
              <w:right w:w="0" w:type="dxa"/>
            </w:tcMar>
            <w:vAlign w:val="center"/>
          </w:tcPr>
          <w:p w14:paraId="3B448B25" w14:textId="77777777" w:rsidR="00C40095" w:rsidRDefault="00AE3C4E">
            <w:pPr>
              <w:spacing w:before="100" w:after="100"/>
              <w:ind w:left="100" w:right="100"/>
            </w:pPr>
            <w:r>
              <w:rPr>
                <w:rFonts w:ascii="Arial" w:eastAsia="Arial" w:hAnsi="Arial" w:cs="Arial"/>
                <w:color w:val="000000"/>
                <w:sz w:val="16"/>
                <w:szCs w:val="16"/>
              </w:rPr>
              <w:t>1</w:t>
            </w:r>
          </w:p>
        </w:tc>
        <w:tc>
          <w:tcPr>
            <w:tcW w:w="864" w:type="dxa"/>
            <w:tcBorders>
              <w:bottom w:val="single" w:sz="8" w:space="0" w:color="666666"/>
            </w:tcBorders>
            <w:shd w:val="clear" w:color="auto" w:fill="FFFFFF"/>
            <w:tcMar>
              <w:top w:w="0" w:type="dxa"/>
              <w:left w:w="0" w:type="dxa"/>
              <w:bottom w:w="0" w:type="dxa"/>
              <w:right w:w="0" w:type="dxa"/>
            </w:tcMar>
            <w:vAlign w:val="center"/>
          </w:tcPr>
          <w:p w14:paraId="4F9AEC99" w14:textId="77777777" w:rsidR="00C40095" w:rsidRDefault="00AE3C4E">
            <w:pPr>
              <w:spacing w:before="100" w:after="100"/>
              <w:ind w:left="100" w:right="100"/>
            </w:pPr>
            <w:r>
              <w:rPr>
                <w:rFonts w:ascii="Arial" w:eastAsia="Arial" w:hAnsi="Arial" w:cs="Arial"/>
                <w:color w:val="000000"/>
                <w:sz w:val="16"/>
                <w:szCs w:val="16"/>
              </w:rPr>
              <w:t>0.99</w:t>
            </w:r>
          </w:p>
        </w:tc>
        <w:tc>
          <w:tcPr>
            <w:tcW w:w="864" w:type="dxa"/>
            <w:tcBorders>
              <w:bottom w:val="single" w:sz="8" w:space="0" w:color="666666"/>
            </w:tcBorders>
            <w:shd w:val="clear" w:color="auto" w:fill="FFFFFF"/>
            <w:tcMar>
              <w:top w:w="0" w:type="dxa"/>
              <w:left w:w="0" w:type="dxa"/>
              <w:bottom w:w="0" w:type="dxa"/>
              <w:right w:w="0" w:type="dxa"/>
            </w:tcMar>
            <w:vAlign w:val="center"/>
          </w:tcPr>
          <w:p w14:paraId="0573817A" w14:textId="77777777" w:rsidR="00C40095" w:rsidRDefault="00AE3C4E">
            <w:pPr>
              <w:spacing w:before="100" w:after="100"/>
              <w:ind w:left="100" w:right="100"/>
            </w:pPr>
            <w:r>
              <w:rPr>
                <w:rFonts w:ascii="Arial" w:eastAsia="Arial" w:hAnsi="Arial" w:cs="Arial"/>
                <w:color w:val="000000"/>
                <w:sz w:val="16"/>
                <w:szCs w:val="16"/>
              </w:rPr>
              <w:t>1.02</w:t>
            </w:r>
          </w:p>
        </w:tc>
      </w:tr>
      <w:tr w:rsidR="00C40095" w14:paraId="7FACABF8" w14:textId="77777777" w:rsidTr="00C40095">
        <w:trPr>
          <w:cantSplit/>
          <w:jc w:val="center"/>
        </w:trPr>
        <w:tc>
          <w:tcPr>
            <w:tcW w:w="1224" w:type="dxa"/>
            <w:tcBorders>
              <w:top w:val="single" w:sz="8" w:space="0" w:color="666666"/>
            </w:tcBorders>
            <w:shd w:val="clear" w:color="auto" w:fill="FFFFFF"/>
            <w:tcMar>
              <w:top w:w="0" w:type="dxa"/>
              <w:left w:w="0" w:type="dxa"/>
              <w:bottom w:w="0" w:type="dxa"/>
              <w:right w:w="0" w:type="dxa"/>
            </w:tcMar>
            <w:vAlign w:val="center"/>
          </w:tcPr>
          <w:p w14:paraId="5BFAB783" w14:textId="77777777" w:rsidR="00C40095" w:rsidRDefault="00AE3C4E">
            <w:pPr>
              <w:spacing w:before="100" w:after="100"/>
              <w:ind w:left="100" w:right="100"/>
            </w:pPr>
            <w:r>
              <w:rPr>
                <w:rFonts w:ascii="Arial" w:eastAsia="Arial" w:hAnsi="Arial" w:cs="Arial"/>
                <w:color w:val="000000"/>
                <w:sz w:val="16"/>
                <w:szCs w:val="16"/>
              </w:rPr>
              <w:t>Amplitude, dB rms</w:t>
            </w:r>
          </w:p>
        </w:tc>
        <w:tc>
          <w:tcPr>
            <w:tcW w:w="1152" w:type="dxa"/>
            <w:tcBorders>
              <w:top w:val="single" w:sz="8" w:space="0" w:color="666666"/>
            </w:tcBorders>
            <w:shd w:val="clear" w:color="auto" w:fill="FFFFFF"/>
            <w:tcMar>
              <w:top w:w="0" w:type="dxa"/>
              <w:left w:w="0" w:type="dxa"/>
              <w:bottom w:w="0" w:type="dxa"/>
              <w:right w:w="0" w:type="dxa"/>
            </w:tcMar>
            <w:vAlign w:val="center"/>
          </w:tcPr>
          <w:p w14:paraId="3C5F0770" w14:textId="77777777" w:rsidR="00C40095" w:rsidRDefault="00AE3C4E">
            <w:pPr>
              <w:spacing w:before="100" w:after="100"/>
              <w:ind w:left="100" w:right="100"/>
            </w:pPr>
            <w:r>
              <w:rPr>
                <w:rFonts w:ascii="Arial" w:eastAsia="Arial" w:hAnsi="Arial" w:cs="Arial"/>
                <w:color w:val="000000"/>
                <w:sz w:val="16"/>
                <w:szCs w:val="16"/>
              </w:rPr>
              <w:t>CF</w:t>
            </w:r>
          </w:p>
        </w:tc>
        <w:tc>
          <w:tcPr>
            <w:tcW w:w="1152" w:type="dxa"/>
            <w:tcBorders>
              <w:top w:val="single" w:sz="8" w:space="0" w:color="666666"/>
            </w:tcBorders>
            <w:shd w:val="clear" w:color="auto" w:fill="FFFFFF"/>
            <w:tcMar>
              <w:top w:w="0" w:type="dxa"/>
              <w:left w:w="0" w:type="dxa"/>
              <w:bottom w:w="0" w:type="dxa"/>
              <w:right w:w="0" w:type="dxa"/>
            </w:tcMar>
            <w:vAlign w:val="center"/>
          </w:tcPr>
          <w:p w14:paraId="24AD2E47" w14:textId="77777777" w:rsidR="00C40095" w:rsidRDefault="00AE3C4E">
            <w:pPr>
              <w:spacing w:before="100" w:after="100"/>
              <w:ind w:left="100" w:right="100"/>
              <w:jc w:val="right"/>
            </w:pPr>
            <w:r>
              <w:rPr>
                <w:rFonts w:ascii="Arial" w:eastAsia="Arial" w:hAnsi="Arial" w:cs="Arial"/>
                <w:color w:val="000000"/>
                <w:sz w:val="16"/>
                <w:szCs w:val="16"/>
              </w:rPr>
              <w:t>-2.16</w:t>
            </w:r>
          </w:p>
        </w:tc>
        <w:tc>
          <w:tcPr>
            <w:tcW w:w="864" w:type="dxa"/>
            <w:tcBorders>
              <w:top w:val="single" w:sz="8" w:space="0" w:color="666666"/>
            </w:tcBorders>
            <w:shd w:val="clear" w:color="auto" w:fill="FFFFFF"/>
            <w:tcMar>
              <w:top w:w="0" w:type="dxa"/>
              <w:left w:w="0" w:type="dxa"/>
              <w:bottom w:w="0" w:type="dxa"/>
              <w:right w:w="0" w:type="dxa"/>
            </w:tcMar>
            <w:vAlign w:val="center"/>
          </w:tcPr>
          <w:p w14:paraId="22D5246C" w14:textId="77777777" w:rsidR="00C40095" w:rsidRDefault="00AE3C4E">
            <w:pPr>
              <w:spacing w:before="100" w:after="100"/>
              <w:ind w:left="100" w:right="100"/>
              <w:jc w:val="right"/>
            </w:pPr>
            <w:r>
              <w:rPr>
                <w:rFonts w:ascii="Arial" w:eastAsia="Arial" w:hAnsi="Arial" w:cs="Arial"/>
                <w:color w:val="000000"/>
                <w:sz w:val="16"/>
                <w:szCs w:val="16"/>
              </w:rPr>
              <w:t>-4.09</w:t>
            </w:r>
          </w:p>
        </w:tc>
        <w:tc>
          <w:tcPr>
            <w:tcW w:w="864" w:type="dxa"/>
            <w:tcBorders>
              <w:top w:val="single" w:sz="8" w:space="0" w:color="666666"/>
            </w:tcBorders>
            <w:shd w:val="clear" w:color="auto" w:fill="FFFFFF"/>
            <w:tcMar>
              <w:top w:w="0" w:type="dxa"/>
              <w:left w:w="0" w:type="dxa"/>
              <w:bottom w:w="0" w:type="dxa"/>
              <w:right w:w="0" w:type="dxa"/>
            </w:tcMar>
            <w:vAlign w:val="center"/>
          </w:tcPr>
          <w:p w14:paraId="65E319C6" w14:textId="77777777" w:rsidR="00C40095" w:rsidRDefault="00AE3C4E">
            <w:pPr>
              <w:spacing w:before="100" w:after="100"/>
              <w:ind w:left="100" w:right="100"/>
              <w:jc w:val="right"/>
            </w:pPr>
            <w:r>
              <w:rPr>
                <w:rFonts w:ascii="Arial" w:eastAsia="Arial" w:hAnsi="Arial" w:cs="Arial"/>
                <w:color w:val="000000"/>
                <w:sz w:val="16"/>
                <w:szCs w:val="16"/>
              </w:rPr>
              <w:t>-0.22</w:t>
            </w:r>
          </w:p>
        </w:tc>
        <w:tc>
          <w:tcPr>
            <w:tcW w:w="1195" w:type="dxa"/>
            <w:tcBorders>
              <w:top w:val="single" w:sz="8" w:space="0" w:color="666666"/>
            </w:tcBorders>
            <w:shd w:val="clear" w:color="auto" w:fill="FFFFFF"/>
            <w:tcMar>
              <w:top w:w="0" w:type="dxa"/>
              <w:left w:w="0" w:type="dxa"/>
              <w:bottom w:w="0" w:type="dxa"/>
              <w:right w:w="0" w:type="dxa"/>
            </w:tcMar>
            <w:vAlign w:val="center"/>
          </w:tcPr>
          <w:p w14:paraId="5460B943" w14:textId="77777777" w:rsidR="00C40095" w:rsidRDefault="00AE3C4E">
            <w:pPr>
              <w:spacing w:before="100" w:after="100"/>
              <w:ind w:left="100" w:right="100"/>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1DB0349B" w14:textId="77777777" w:rsidR="00C40095" w:rsidRDefault="00AE3C4E">
            <w:pPr>
              <w:spacing w:before="100" w:after="100"/>
              <w:ind w:left="100" w:right="100"/>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0BDEDC0E" w14:textId="77777777" w:rsidR="00C40095" w:rsidRDefault="00AE3C4E">
            <w:pPr>
              <w:spacing w:before="100" w:after="100"/>
              <w:ind w:left="100" w:right="100"/>
            </w:pPr>
            <w:r>
              <w:rPr>
                <w:rFonts w:ascii="Arial" w:eastAsia="Arial" w:hAnsi="Arial" w:cs="Arial"/>
                <w:color w:val="000000"/>
                <w:sz w:val="16"/>
                <w:szCs w:val="16"/>
              </w:rPr>
              <w:t xml:space="preserve"> - </w:t>
            </w:r>
          </w:p>
        </w:tc>
      </w:tr>
      <w:tr w:rsidR="00C40095" w14:paraId="11BBF456" w14:textId="77777777" w:rsidTr="00C40095">
        <w:trPr>
          <w:cantSplit/>
          <w:jc w:val="center"/>
        </w:trPr>
        <w:tc>
          <w:tcPr>
            <w:tcW w:w="1224" w:type="dxa"/>
            <w:shd w:val="clear" w:color="auto" w:fill="FFFFFF"/>
            <w:tcMar>
              <w:top w:w="0" w:type="dxa"/>
              <w:left w:w="0" w:type="dxa"/>
              <w:bottom w:w="0" w:type="dxa"/>
              <w:right w:w="0" w:type="dxa"/>
            </w:tcMar>
            <w:vAlign w:val="center"/>
          </w:tcPr>
          <w:p w14:paraId="1E4E53B7" w14:textId="77777777" w:rsidR="00C40095" w:rsidRDefault="00AE3C4E">
            <w:pPr>
              <w:spacing w:before="100" w:after="100"/>
              <w:ind w:left="100" w:right="100"/>
            </w:pPr>
            <w:r>
              <w:rPr>
                <w:rFonts w:ascii="Arial" w:eastAsia="Arial" w:hAnsi="Arial" w:cs="Arial"/>
                <w:color w:val="000000"/>
                <w:sz w:val="16"/>
                <w:szCs w:val="16"/>
              </w:rPr>
              <w:t xml:space="preserve"> </w:t>
            </w:r>
          </w:p>
        </w:tc>
        <w:tc>
          <w:tcPr>
            <w:tcW w:w="1152" w:type="dxa"/>
            <w:shd w:val="clear" w:color="auto" w:fill="FFFFFF"/>
            <w:tcMar>
              <w:top w:w="0" w:type="dxa"/>
              <w:left w:w="0" w:type="dxa"/>
              <w:bottom w:w="0" w:type="dxa"/>
              <w:right w:w="0" w:type="dxa"/>
            </w:tcMar>
            <w:vAlign w:val="center"/>
          </w:tcPr>
          <w:p w14:paraId="3DEE4875" w14:textId="77777777" w:rsidR="00C40095" w:rsidRDefault="00AE3C4E">
            <w:pPr>
              <w:spacing w:before="100" w:after="100"/>
              <w:ind w:left="100" w:right="100"/>
            </w:pPr>
            <w:r>
              <w:rPr>
                <w:rFonts w:ascii="Arial" w:eastAsia="Arial" w:hAnsi="Arial" w:cs="Arial"/>
                <w:color w:val="000000"/>
                <w:sz w:val="16"/>
                <w:szCs w:val="16"/>
              </w:rPr>
              <w:t>tFM</w:t>
            </w:r>
          </w:p>
        </w:tc>
        <w:tc>
          <w:tcPr>
            <w:tcW w:w="1152" w:type="dxa"/>
            <w:shd w:val="clear" w:color="auto" w:fill="FFFFFF"/>
            <w:tcMar>
              <w:top w:w="0" w:type="dxa"/>
              <w:left w:w="0" w:type="dxa"/>
              <w:bottom w:w="0" w:type="dxa"/>
              <w:right w:w="0" w:type="dxa"/>
            </w:tcMar>
            <w:vAlign w:val="center"/>
          </w:tcPr>
          <w:p w14:paraId="795E7416" w14:textId="77777777" w:rsidR="00C40095" w:rsidRDefault="00AE3C4E">
            <w:pPr>
              <w:spacing w:before="100" w:after="100"/>
              <w:ind w:left="100" w:right="100"/>
              <w:jc w:val="right"/>
            </w:pPr>
            <w:r>
              <w:rPr>
                <w:rFonts w:ascii="Arial" w:eastAsia="Arial" w:hAnsi="Arial" w:cs="Arial"/>
                <w:color w:val="000000"/>
                <w:sz w:val="16"/>
                <w:szCs w:val="16"/>
              </w:rPr>
              <w:t>-2.06</w:t>
            </w:r>
          </w:p>
        </w:tc>
        <w:tc>
          <w:tcPr>
            <w:tcW w:w="864" w:type="dxa"/>
            <w:shd w:val="clear" w:color="auto" w:fill="FFFFFF"/>
            <w:tcMar>
              <w:top w:w="0" w:type="dxa"/>
              <w:left w:w="0" w:type="dxa"/>
              <w:bottom w:w="0" w:type="dxa"/>
              <w:right w:w="0" w:type="dxa"/>
            </w:tcMar>
            <w:vAlign w:val="center"/>
          </w:tcPr>
          <w:p w14:paraId="37986A0D" w14:textId="77777777" w:rsidR="00C40095" w:rsidRDefault="00AE3C4E">
            <w:pPr>
              <w:spacing w:before="100" w:after="100"/>
              <w:ind w:left="100" w:right="100"/>
              <w:jc w:val="right"/>
            </w:pPr>
            <w:r>
              <w:rPr>
                <w:rFonts w:ascii="Arial" w:eastAsia="Arial" w:hAnsi="Arial" w:cs="Arial"/>
                <w:color w:val="000000"/>
                <w:sz w:val="16"/>
                <w:szCs w:val="16"/>
              </w:rPr>
              <w:t>-4.19</w:t>
            </w:r>
          </w:p>
        </w:tc>
        <w:tc>
          <w:tcPr>
            <w:tcW w:w="864" w:type="dxa"/>
            <w:shd w:val="clear" w:color="auto" w:fill="FFFFFF"/>
            <w:tcMar>
              <w:top w:w="0" w:type="dxa"/>
              <w:left w:w="0" w:type="dxa"/>
              <w:bottom w:w="0" w:type="dxa"/>
              <w:right w:w="0" w:type="dxa"/>
            </w:tcMar>
            <w:vAlign w:val="center"/>
          </w:tcPr>
          <w:p w14:paraId="6D294A83" w14:textId="77777777" w:rsidR="00C40095" w:rsidRDefault="00AE3C4E">
            <w:pPr>
              <w:spacing w:before="100" w:after="100"/>
              <w:ind w:left="100" w:right="100"/>
              <w:jc w:val="right"/>
            </w:pPr>
            <w:r>
              <w:rPr>
                <w:rFonts w:ascii="Arial" w:eastAsia="Arial" w:hAnsi="Arial" w:cs="Arial"/>
                <w:color w:val="000000"/>
                <w:sz w:val="16"/>
                <w:szCs w:val="16"/>
              </w:rPr>
              <w:t>-0.11</w:t>
            </w:r>
          </w:p>
        </w:tc>
        <w:tc>
          <w:tcPr>
            <w:tcW w:w="1195" w:type="dxa"/>
            <w:shd w:val="clear" w:color="auto" w:fill="FFFFFF"/>
            <w:tcMar>
              <w:top w:w="0" w:type="dxa"/>
              <w:left w:w="0" w:type="dxa"/>
              <w:bottom w:w="0" w:type="dxa"/>
              <w:right w:w="0" w:type="dxa"/>
            </w:tcMar>
            <w:vAlign w:val="center"/>
          </w:tcPr>
          <w:p w14:paraId="641C82F7" w14:textId="77777777" w:rsidR="00C40095" w:rsidRDefault="00AE3C4E">
            <w:pPr>
              <w:spacing w:before="100" w:after="100"/>
              <w:ind w:left="100" w:right="100"/>
            </w:pPr>
            <w:r>
              <w:rPr>
                <w:rFonts w:ascii="Arial" w:eastAsia="Arial" w:hAnsi="Arial" w:cs="Arial"/>
                <w:color w:val="000000"/>
                <w:sz w:val="16"/>
                <w:szCs w:val="16"/>
              </w:rPr>
              <w:t xml:space="preserve"> - </w:t>
            </w:r>
          </w:p>
        </w:tc>
        <w:tc>
          <w:tcPr>
            <w:tcW w:w="864" w:type="dxa"/>
            <w:shd w:val="clear" w:color="auto" w:fill="FFFFFF"/>
            <w:tcMar>
              <w:top w:w="0" w:type="dxa"/>
              <w:left w:w="0" w:type="dxa"/>
              <w:bottom w:w="0" w:type="dxa"/>
              <w:right w:w="0" w:type="dxa"/>
            </w:tcMar>
            <w:vAlign w:val="center"/>
          </w:tcPr>
          <w:p w14:paraId="34D935D7" w14:textId="77777777" w:rsidR="00C40095" w:rsidRDefault="00AE3C4E">
            <w:pPr>
              <w:spacing w:before="100" w:after="100"/>
              <w:ind w:left="100" w:right="100"/>
            </w:pPr>
            <w:r>
              <w:rPr>
                <w:rFonts w:ascii="Arial" w:eastAsia="Arial" w:hAnsi="Arial" w:cs="Arial"/>
                <w:color w:val="000000"/>
                <w:sz w:val="16"/>
                <w:szCs w:val="16"/>
              </w:rPr>
              <w:t xml:space="preserve"> - </w:t>
            </w:r>
          </w:p>
        </w:tc>
        <w:tc>
          <w:tcPr>
            <w:tcW w:w="864" w:type="dxa"/>
            <w:shd w:val="clear" w:color="auto" w:fill="FFFFFF"/>
            <w:tcMar>
              <w:top w:w="0" w:type="dxa"/>
              <w:left w:w="0" w:type="dxa"/>
              <w:bottom w:w="0" w:type="dxa"/>
              <w:right w:w="0" w:type="dxa"/>
            </w:tcMar>
            <w:vAlign w:val="center"/>
          </w:tcPr>
          <w:p w14:paraId="0BF35977" w14:textId="77777777" w:rsidR="00C40095" w:rsidRDefault="00AE3C4E">
            <w:pPr>
              <w:spacing w:before="100" w:after="100"/>
              <w:ind w:left="100" w:right="100"/>
            </w:pPr>
            <w:r>
              <w:rPr>
                <w:rFonts w:ascii="Arial" w:eastAsia="Arial" w:hAnsi="Arial" w:cs="Arial"/>
                <w:color w:val="000000"/>
                <w:sz w:val="16"/>
                <w:szCs w:val="16"/>
              </w:rPr>
              <w:t xml:space="preserve"> - </w:t>
            </w:r>
          </w:p>
        </w:tc>
      </w:tr>
      <w:tr w:rsidR="00C40095" w14:paraId="0ECA48B1" w14:textId="77777777" w:rsidTr="00C40095">
        <w:trPr>
          <w:cantSplit/>
          <w:jc w:val="center"/>
        </w:trPr>
        <w:tc>
          <w:tcPr>
            <w:tcW w:w="1224" w:type="dxa"/>
            <w:tcBorders>
              <w:bottom w:val="single" w:sz="8" w:space="0" w:color="666666"/>
            </w:tcBorders>
            <w:shd w:val="clear" w:color="auto" w:fill="FFFFFF"/>
            <w:tcMar>
              <w:top w:w="0" w:type="dxa"/>
              <w:left w:w="0" w:type="dxa"/>
              <w:bottom w:w="0" w:type="dxa"/>
              <w:right w:w="0" w:type="dxa"/>
            </w:tcMar>
            <w:vAlign w:val="center"/>
          </w:tcPr>
          <w:p w14:paraId="7299535E" w14:textId="77777777" w:rsidR="00C40095" w:rsidRDefault="00AE3C4E">
            <w:pPr>
              <w:spacing w:before="100" w:after="100"/>
              <w:ind w:left="100" w:right="100"/>
            </w:pPr>
            <w:r>
              <w:rPr>
                <w:rFonts w:ascii="Arial" w:eastAsia="Arial" w:hAnsi="Arial" w:cs="Arial"/>
                <w:color w:val="000000"/>
                <w:sz w:val="16"/>
                <w:szCs w:val="16"/>
              </w:rPr>
              <w:t xml:space="preserve"> </w:t>
            </w:r>
          </w:p>
        </w:tc>
        <w:tc>
          <w:tcPr>
            <w:tcW w:w="1152" w:type="dxa"/>
            <w:tcBorders>
              <w:bottom w:val="single" w:sz="8" w:space="0" w:color="666666"/>
            </w:tcBorders>
            <w:shd w:val="clear" w:color="auto" w:fill="FFFFFF"/>
            <w:tcMar>
              <w:top w:w="0" w:type="dxa"/>
              <w:left w:w="0" w:type="dxa"/>
              <w:bottom w:w="0" w:type="dxa"/>
              <w:right w:w="0" w:type="dxa"/>
            </w:tcMar>
            <w:vAlign w:val="center"/>
          </w:tcPr>
          <w:p w14:paraId="7F202BF7" w14:textId="77777777" w:rsidR="00C40095" w:rsidRDefault="00AE3C4E">
            <w:pPr>
              <w:spacing w:before="100" w:after="100"/>
              <w:ind w:left="100" w:right="100"/>
            </w:pPr>
            <w:r>
              <w:rPr>
                <w:rFonts w:ascii="Arial" w:eastAsia="Arial" w:hAnsi="Arial" w:cs="Arial"/>
                <w:color w:val="000000"/>
                <w:sz w:val="16"/>
                <w:szCs w:val="16"/>
              </w:rPr>
              <w:t>iFM</w:t>
            </w:r>
          </w:p>
        </w:tc>
        <w:tc>
          <w:tcPr>
            <w:tcW w:w="1152" w:type="dxa"/>
            <w:tcBorders>
              <w:bottom w:val="single" w:sz="8" w:space="0" w:color="666666"/>
            </w:tcBorders>
            <w:shd w:val="clear" w:color="auto" w:fill="FFFFFF"/>
            <w:tcMar>
              <w:top w:w="0" w:type="dxa"/>
              <w:left w:w="0" w:type="dxa"/>
              <w:bottom w:w="0" w:type="dxa"/>
              <w:right w:w="0" w:type="dxa"/>
            </w:tcMar>
            <w:vAlign w:val="center"/>
          </w:tcPr>
          <w:p w14:paraId="10439573" w14:textId="77777777" w:rsidR="00C40095" w:rsidRDefault="00AE3C4E">
            <w:pPr>
              <w:spacing w:before="100" w:after="100"/>
              <w:ind w:left="100" w:right="100"/>
              <w:jc w:val="right"/>
            </w:pPr>
            <w:r>
              <w:rPr>
                <w:rFonts w:ascii="Arial" w:eastAsia="Arial" w:hAnsi="Arial" w:cs="Arial"/>
                <w:color w:val="000000"/>
                <w:sz w:val="16"/>
                <w:szCs w:val="16"/>
              </w:rPr>
              <w:t>-2.00</w:t>
            </w:r>
          </w:p>
        </w:tc>
        <w:tc>
          <w:tcPr>
            <w:tcW w:w="864" w:type="dxa"/>
            <w:tcBorders>
              <w:bottom w:val="single" w:sz="8" w:space="0" w:color="666666"/>
            </w:tcBorders>
            <w:shd w:val="clear" w:color="auto" w:fill="FFFFFF"/>
            <w:tcMar>
              <w:top w:w="0" w:type="dxa"/>
              <w:left w:w="0" w:type="dxa"/>
              <w:bottom w:w="0" w:type="dxa"/>
              <w:right w:w="0" w:type="dxa"/>
            </w:tcMar>
            <w:vAlign w:val="center"/>
          </w:tcPr>
          <w:p w14:paraId="0BC913DA" w14:textId="77777777" w:rsidR="00C40095" w:rsidRDefault="00AE3C4E">
            <w:pPr>
              <w:spacing w:before="100" w:after="100"/>
              <w:ind w:left="100" w:right="100"/>
              <w:jc w:val="right"/>
            </w:pPr>
            <w:r>
              <w:rPr>
                <w:rFonts w:ascii="Arial" w:eastAsia="Arial" w:hAnsi="Arial" w:cs="Arial"/>
                <w:color w:val="000000"/>
                <w:sz w:val="16"/>
                <w:szCs w:val="16"/>
              </w:rPr>
              <w:t>-4.32</w:t>
            </w:r>
          </w:p>
        </w:tc>
        <w:tc>
          <w:tcPr>
            <w:tcW w:w="864" w:type="dxa"/>
            <w:tcBorders>
              <w:bottom w:val="single" w:sz="8" w:space="0" w:color="666666"/>
            </w:tcBorders>
            <w:shd w:val="clear" w:color="auto" w:fill="FFFFFF"/>
            <w:tcMar>
              <w:top w:w="0" w:type="dxa"/>
              <w:left w:w="0" w:type="dxa"/>
              <w:bottom w:w="0" w:type="dxa"/>
              <w:right w:w="0" w:type="dxa"/>
            </w:tcMar>
            <w:vAlign w:val="center"/>
          </w:tcPr>
          <w:p w14:paraId="3C0B5914" w14:textId="77777777" w:rsidR="00C40095" w:rsidRDefault="00AE3C4E">
            <w:pPr>
              <w:spacing w:before="100" w:after="100"/>
              <w:ind w:left="100" w:right="100"/>
              <w:jc w:val="right"/>
            </w:pPr>
            <w:r>
              <w:rPr>
                <w:rFonts w:ascii="Arial" w:eastAsia="Arial" w:hAnsi="Arial" w:cs="Arial"/>
                <w:color w:val="000000"/>
                <w:sz w:val="16"/>
                <w:szCs w:val="16"/>
              </w:rPr>
              <w:t>0.63</w:t>
            </w:r>
          </w:p>
        </w:tc>
        <w:tc>
          <w:tcPr>
            <w:tcW w:w="1195" w:type="dxa"/>
            <w:tcBorders>
              <w:bottom w:val="single" w:sz="8" w:space="0" w:color="666666"/>
            </w:tcBorders>
            <w:shd w:val="clear" w:color="auto" w:fill="FFFFFF"/>
            <w:tcMar>
              <w:top w:w="0" w:type="dxa"/>
              <w:left w:w="0" w:type="dxa"/>
              <w:bottom w:w="0" w:type="dxa"/>
              <w:right w:w="0" w:type="dxa"/>
            </w:tcMar>
            <w:vAlign w:val="center"/>
          </w:tcPr>
          <w:p w14:paraId="1A6527AA" w14:textId="77777777" w:rsidR="00C40095" w:rsidRDefault="00AE3C4E">
            <w:pPr>
              <w:spacing w:before="100" w:after="100"/>
              <w:ind w:left="100" w:right="100"/>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35AF5E9A" w14:textId="77777777" w:rsidR="00C40095" w:rsidRDefault="00AE3C4E">
            <w:pPr>
              <w:spacing w:before="100" w:after="100"/>
              <w:ind w:left="100" w:right="100"/>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23CD1C7A" w14:textId="77777777" w:rsidR="00C40095" w:rsidRDefault="00AE3C4E">
            <w:pPr>
              <w:spacing w:before="100" w:after="100"/>
              <w:ind w:left="100" w:right="100"/>
            </w:pPr>
            <w:r>
              <w:rPr>
                <w:rFonts w:ascii="Arial" w:eastAsia="Arial" w:hAnsi="Arial" w:cs="Arial"/>
                <w:color w:val="000000"/>
                <w:sz w:val="16"/>
                <w:szCs w:val="16"/>
              </w:rPr>
              <w:t xml:space="preserve"> - </w:t>
            </w:r>
          </w:p>
        </w:tc>
      </w:tr>
      <w:tr w:rsidR="00C40095" w14:paraId="3D14CA3B" w14:textId="77777777" w:rsidTr="00C40095">
        <w:trPr>
          <w:cantSplit/>
          <w:jc w:val="center"/>
        </w:trPr>
        <w:tc>
          <w:tcPr>
            <w:tcW w:w="1224" w:type="dxa"/>
            <w:tcBorders>
              <w:top w:val="single" w:sz="8" w:space="0" w:color="666666"/>
            </w:tcBorders>
            <w:shd w:val="clear" w:color="auto" w:fill="FFFFFF"/>
            <w:tcMar>
              <w:top w:w="0" w:type="dxa"/>
              <w:left w:w="0" w:type="dxa"/>
              <w:bottom w:w="0" w:type="dxa"/>
              <w:right w:w="0" w:type="dxa"/>
            </w:tcMar>
            <w:vAlign w:val="center"/>
          </w:tcPr>
          <w:p w14:paraId="01537603" w14:textId="77777777" w:rsidR="00C40095" w:rsidRDefault="00AE3C4E">
            <w:pPr>
              <w:spacing w:before="100" w:after="100"/>
              <w:ind w:left="100" w:right="100"/>
            </w:pPr>
            <w:r>
              <w:rPr>
                <w:rFonts w:ascii="Arial" w:eastAsia="Arial" w:hAnsi="Arial" w:cs="Arial"/>
                <w:color w:val="000000"/>
                <w:sz w:val="16"/>
                <w:szCs w:val="16"/>
              </w:rPr>
              <w:t>Level difference, dB</w:t>
            </w:r>
          </w:p>
        </w:tc>
        <w:tc>
          <w:tcPr>
            <w:tcW w:w="1152" w:type="dxa"/>
            <w:tcBorders>
              <w:top w:val="single" w:sz="8" w:space="0" w:color="666666"/>
            </w:tcBorders>
            <w:shd w:val="clear" w:color="auto" w:fill="FFFFFF"/>
            <w:tcMar>
              <w:top w:w="0" w:type="dxa"/>
              <w:left w:w="0" w:type="dxa"/>
              <w:bottom w:w="0" w:type="dxa"/>
              <w:right w:w="0" w:type="dxa"/>
            </w:tcMar>
            <w:vAlign w:val="center"/>
          </w:tcPr>
          <w:p w14:paraId="79E2FE0B" w14:textId="77777777" w:rsidR="00C40095" w:rsidRDefault="00AE3C4E">
            <w:pPr>
              <w:spacing w:before="100" w:after="100"/>
              <w:ind w:left="100" w:right="100"/>
            </w:pPr>
            <w:r>
              <w:rPr>
                <w:rFonts w:ascii="Arial" w:eastAsia="Arial" w:hAnsi="Arial" w:cs="Arial"/>
                <w:color w:val="000000"/>
                <w:sz w:val="16"/>
                <w:szCs w:val="16"/>
              </w:rPr>
              <w:t>tFM-CF</w:t>
            </w:r>
          </w:p>
        </w:tc>
        <w:tc>
          <w:tcPr>
            <w:tcW w:w="1152" w:type="dxa"/>
            <w:tcBorders>
              <w:top w:val="single" w:sz="8" w:space="0" w:color="666666"/>
            </w:tcBorders>
            <w:shd w:val="clear" w:color="auto" w:fill="FFFFFF"/>
            <w:tcMar>
              <w:top w:w="0" w:type="dxa"/>
              <w:left w:w="0" w:type="dxa"/>
              <w:bottom w:w="0" w:type="dxa"/>
              <w:right w:w="0" w:type="dxa"/>
            </w:tcMar>
            <w:vAlign w:val="center"/>
          </w:tcPr>
          <w:p w14:paraId="1438EB9A" w14:textId="77777777" w:rsidR="00C40095" w:rsidRDefault="00AE3C4E">
            <w:pPr>
              <w:spacing w:before="100" w:after="100"/>
              <w:ind w:left="100" w:right="100"/>
              <w:jc w:val="right"/>
            </w:pPr>
            <w:r>
              <w:rPr>
                <w:rFonts w:ascii="Arial" w:eastAsia="Arial" w:hAnsi="Arial" w:cs="Arial"/>
                <w:color w:val="000000"/>
                <w:sz w:val="16"/>
                <w:szCs w:val="16"/>
              </w:rPr>
              <w:t>-0.01</w:t>
            </w:r>
          </w:p>
        </w:tc>
        <w:tc>
          <w:tcPr>
            <w:tcW w:w="864" w:type="dxa"/>
            <w:tcBorders>
              <w:top w:val="single" w:sz="8" w:space="0" w:color="666666"/>
            </w:tcBorders>
            <w:shd w:val="clear" w:color="auto" w:fill="FFFFFF"/>
            <w:tcMar>
              <w:top w:w="0" w:type="dxa"/>
              <w:left w:w="0" w:type="dxa"/>
              <w:bottom w:w="0" w:type="dxa"/>
              <w:right w:w="0" w:type="dxa"/>
            </w:tcMar>
            <w:vAlign w:val="center"/>
          </w:tcPr>
          <w:p w14:paraId="66B33ED8" w14:textId="77777777" w:rsidR="00C40095" w:rsidRDefault="00AE3C4E">
            <w:pPr>
              <w:spacing w:before="100" w:after="100"/>
              <w:ind w:left="100" w:right="100"/>
              <w:jc w:val="right"/>
            </w:pPr>
            <w:r>
              <w:rPr>
                <w:rFonts w:ascii="Arial" w:eastAsia="Arial" w:hAnsi="Arial" w:cs="Arial"/>
                <w:color w:val="000000"/>
                <w:sz w:val="16"/>
                <w:szCs w:val="16"/>
              </w:rPr>
              <w:t>-1.30</w:t>
            </w:r>
          </w:p>
        </w:tc>
        <w:tc>
          <w:tcPr>
            <w:tcW w:w="864" w:type="dxa"/>
            <w:tcBorders>
              <w:top w:val="single" w:sz="8" w:space="0" w:color="666666"/>
            </w:tcBorders>
            <w:shd w:val="clear" w:color="auto" w:fill="FFFFFF"/>
            <w:tcMar>
              <w:top w:w="0" w:type="dxa"/>
              <w:left w:w="0" w:type="dxa"/>
              <w:bottom w:w="0" w:type="dxa"/>
              <w:right w:w="0" w:type="dxa"/>
            </w:tcMar>
            <w:vAlign w:val="center"/>
          </w:tcPr>
          <w:p w14:paraId="057EE4C0" w14:textId="77777777" w:rsidR="00C40095" w:rsidRDefault="00AE3C4E">
            <w:pPr>
              <w:spacing w:before="100" w:after="100"/>
              <w:ind w:left="100" w:right="100"/>
              <w:jc w:val="right"/>
            </w:pPr>
            <w:r>
              <w:rPr>
                <w:rFonts w:ascii="Arial" w:eastAsia="Arial" w:hAnsi="Arial" w:cs="Arial"/>
                <w:color w:val="000000"/>
                <w:sz w:val="16"/>
                <w:szCs w:val="16"/>
              </w:rPr>
              <w:t>1.25</w:t>
            </w:r>
          </w:p>
        </w:tc>
        <w:tc>
          <w:tcPr>
            <w:tcW w:w="1195" w:type="dxa"/>
            <w:tcBorders>
              <w:top w:val="single" w:sz="8" w:space="0" w:color="666666"/>
            </w:tcBorders>
            <w:shd w:val="clear" w:color="auto" w:fill="FFFFFF"/>
            <w:tcMar>
              <w:top w:w="0" w:type="dxa"/>
              <w:left w:w="0" w:type="dxa"/>
              <w:bottom w:w="0" w:type="dxa"/>
              <w:right w:w="0" w:type="dxa"/>
            </w:tcMar>
            <w:vAlign w:val="center"/>
          </w:tcPr>
          <w:p w14:paraId="701A4C06" w14:textId="77777777" w:rsidR="00C40095" w:rsidRDefault="00AE3C4E">
            <w:pPr>
              <w:spacing w:before="100" w:after="100"/>
              <w:ind w:left="100" w:right="100"/>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3BE37DD0" w14:textId="77777777" w:rsidR="00C40095" w:rsidRDefault="00AE3C4E">
            <w:pPr>
              <w:spacing w:before="100" w:after="100"/>
              <w:ind w:left="100" w:right="100"/>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215E6350" w14:textId="77777777" w:rsidR="00C40095" w:rsidRDefault="00AE3C4E">
            <w:pPr>
              <w:spacing w:before="100" w:after="100"/>
              <w:ind w:left="100" w:right="100"/>
            </w:pPr>
            <w:r>
              <w:rPr>
                <w:rFonts w:ascii="Arial" w:eastAsia="Arial" w:hAnsi="Arial" w:cs="Arial"/>
                <w:color w:val="000000"/>
                <w:sz w:val="16"/>
                <w:szCs w:val="16"/>
              </w:rPr>
              <w:t xml:space="preserve"> - </w:t>
            </w:r>
          </w:p>
        </w:tc>
      </w:tr>
      <w:tr w:rsidR="00C40095" w14:paraId="25359D45" w14:textId="77777777" w:rsidTr="00C40095">
        <w:trPr>
          <w:cantSplit/>
          <w:jc w:val="center"/>
        </w:trPr>
        <w:tc>
          <w:tcPr>
            <w:tcW w:w="1224" w:type="dxa"/>
            <w:tcBorders>
              <w:bottom w:val="single" w:sz="8" w:space="0" w:color="666666"/>
            </w:tcBorders>
            <w:shd w:val="clear" w:color="auto" w:fill="FFFFFF"/>
            <w:tcMar>
              <w:top w:w="0" w:type="dxa"/>
              <w:left w:w="0" w:type="dxa"/>
              <w:bottom w:w="0" w:type="dxa"/>
              <w:right w:w="0" w:type="dxa"/>
            </w:tcMar>
            <w:vAlign w:val="center"/>
          </w:tcPr>
          <w:p w14:paraId="619F0EED" w14:textId="77777777" w:rsidR="00C40095" w:rsidRDefault="00AE3C4E">
            <w:pPr>
              <w:spacing w:before="100" w:after="100"/>
              <w:ind w:left="100" w:right="100"/>
            </w:pPr>
            <w:r>
              <w:rPr>
                <w:rFonts w:ascii="Arial" w:eastAsia="Arial" w:hAnsi="Arial" w:cs="Arial"/>
                <w:color w:val="000000"/>
                <w:sz w:val="16"/>
                <w:szCs w:val="16"/>
              </w:rPr>
              <w:t xml:space="preserve"> </w:t>
            </w:r>
          </w:p>
        </w:tc>
        <w:tc>
          <w:tcPr>
            <w:tcW w:w="1152" w:type="dxa"/>
            <w:tcBorders>
              <w:bottom w:val="single" w:sz="8" w:space="0" w:color="666666"/>
            </w:tcBorders>
            <w:shd w:val="clear" w:color="auto" w:fill="FFFFFF"/>
            <w:tcMar>
              <w:top w:w="0" w:type="dxa"/>
              <w:left w:w="0" w:type="dxa"/>
              <w:bottom w:w="0" w:type="dxa"/>
              <w:right w:w="0" w:type="dxa"/>
            </w:tcMar>
            <w:vAlign w:val="center"/>
          </w:tcPr>
          <w:p w14:paraId="2E0C7D9B" w14:textId="77777777" w:rsidR="00C40095" w:rsidRDefault="00AE3C4E">
            <w:pPr>
              <w:spacing w:before="100" w:after="100"/>
              <w:ind w:left="100" w:right="100"/>
            </w:pPr>
            <w:r>
              <w:rPr>
                <w:rFonts w:ascii="Arial" w:eastAsia="Arial" w:hAnsi="Arial" w:cs="Arial"/>
                <w:color w:val="000000"/>
                <w:sz w:val="16"/>
                <w:szCs w:val="16"/>
              </w:rPr>
              <w:t>iFM-CF</w:t>
            </w:r>
          </w:p>
        </w:tc>
        <w:tc>
          <w:tcPr>
            <w:tcW w:w="1152" w:type="dxa"/>
            <w:tcBorders>
              <w:bottom w:val="single" w:sz="8" w:space="0" w:color="666666"/>
            </w:tcBorders>
            <w:shd w:val="clear" w:color="auto" w:fill="FFFFFF"/>
            <w:tcMar>
              <w:top w:w="0" w:type="dxa"/>
              <w:left w:w="0" w:type="dxa"/>
              <w:bottom w:w="0" w:type="dxa"/>
              <w:right w:w="0" w:type="dxa"/>
            </w:tcMar>
            <w:vAlign w:val="center"/>
          </w:tcPr>
          <w:p w14:paraId="303B5F2D" w14:textId="77777777" w:rsidR="00C40095" w:rsidRDefault="00AE3C4E">
            <w:pPr>
              <w:spacing w:before="100" w:after="100"/>
              <w:ind w:left="100" w:right="100"/>
              <w:jc w:val="right"/>
            </w:pPr>
            <w:r>
              <w:rPr>
                <w:rFonts w:ascii="Arial" w:eastAsia="Arial" w:hAnsi="Arial" w:cs="Arial"/>
                <w:color w:val="000000"/>
                <w:sz w:val="16"/>
                <w:szCs w:val="16"/>
              </w:rPr>
              <w:t>0.62</w:t>
            </w:r>
          </w:p>
        </w:tc>
        <w:tc>
          <w:tcPr>
            <w:tcW w:w="864" w:type="dxa"/>
            <w:tcBorders>
              <w:bottom w:val="single" w:sz="8" w:space="0" w:color="666666"/>
            </w:tcBorders>
            <w:shd w:val="clear" w:color="auto" w:fill="FFFFFF"/>
            <w:tcMar>
              <w:top w:w="0" w:type="dxa"/>
              <w:left w:w="0" w:type="dxa"/>
              <w:bottom w:w="0" w:type="dxa"/>
              <w:right w:w="0" w:type="dxa"/>
            </w:tcMar>
            <w:vAlign w:val="center"/>
          </w:tcPr>
          <w:p w14:paraId="70BF2034" w14:textId="77777777" w:rsidR="00C40095" w:rsidRDefault="00AE3C4E">
            <w:pPr>
              <w:spacing w:before="100" w:after="100"/>
              <w:ind w:left="100" w:right="100"/>
              <w:jc w:val="right"/>
            </w:pPr>
            <w:r>
              <w:rPr>
                <w:rFonts w:ascii="Arial" w:eastAsia="Arial" w:hAnsi="Arial" w:cs="Arial"/>
                <w:color w:val="000000"/>
                <w:sz w:val="16"/>
                <w:szCs w:val="16"/>
              </w:rPr>
              <w:t>-0.49</w:t>
            </w:r>
          </w:p>
        </w:tc>
        <w:tc>
          <w:tcPr>
            <w:tcW w:w="864" w:type="dxa"/>
            <w:tcBorders>
              <w:bottom w:val="single" w:sz="8" w:space="0" w:color="666666"/>
            </w:tcBorders>
            <w:shd w:val="clear" w:color="auto" w:fill="FFFFFF"/>
            <w:tcMar>
              <w:top w:w="0" w:type="dxa"/>
              <w:left w:w="0" w:type="dxa"/>
              <w:bottom w:w="0" w:type="dxa"/>
              <w:right w:w="0" w:type="dxa"/>
            </w:tcMar>
            <w:vAlign w:val="center"/>
          </w:tcPr>
          <w:p w14:paraId="6F436971" w14:textId="77777777" w:rsidR="00C40095" w:rsidRDefault="00AE3C4E">
            <w:pPr>
              <w:spacing w:before="100" w:after="100"/>
              <w:ind w:left="100" w:right="100"/>
              <w:jc w:val="right"/>
            </w:pPr>
            <w:r>
              <w:rPr>
                <w:rFonts w:ascii="Arial" w:eastAsia="Arial" w:hAnsi="Arial" w:cs="Arial"/>
                <w:color w:val="000000"/>
                <w:sz w:val="16"/>
                <w:szCs w:val="16"/>
              </w:rPr>
              <w:t>1.72</w:t>
            </w:r>
          </w:p>
        </w:tc>
        <w:tc>
          <w:tcPr>
            <w:tcW w:w="1195" w:type="dxa"/>
            <w:tcBorders>
              <w:bottom w:val="single" w:sz="8" w:space="0" w:color="666666"/>
            </w:tcBorders>
            <w:shd w:val="clear" w:color="auto" w:fill="FFFFFF"/>
            <w:tcMar>
              <w:top w:w="0" w:type="dxa"/>
              <w:left w:w="0" w:type="dxa"/>
              <w:bottom w:w="0" w:type="dxa"/>
              <w:right w:w="0" w:type="dxa"/>
            </w:tcMar>
            <w:vAlign w:val="center"/>
          </w:tcPr>
          <w:p w14:paraId="08310C50" w14:textId="77777777" w:rsidR="00C40095" w:rsidRDefault="00AE3C4E">
            <w:pPr>
              <w:spacing w:before="100" w:after="100"/>
              <w:ind w:left="100" w:right="100"/>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5CB22111" w14:textId="77777777" w:rsidR="00C40095" w:rsidRDefault="00AE3C4E">
            <w:pPr>
              <w:spacing w:before="100" w:after="100"/>
              <w:ind w:left="100" w:right="100"/>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38AB785F" w14:textId="77777777" w:rsidR="00C40095" w:rsidRDefault="00AE3C4E">
            <w:pPr>
              <w:spacing w:before="100" w:after="100"/>
              <w:ind w:left="100" w:right="100"/>
            </w:pPr>
            <w:r>
              <w:rPr>
                <w:rFonts w:ascii="Arial" w:eastAsia="Arial" w:hAnsi="Arial" w:cs="Arial"/>
                <w:color w:val="000000"/>
                <w:sz w:val="16"/>
                <w:szCs w:val="16"/>
              </w:rPr>
              <w:t xml:space="preserve"> - </w:t>
            </w:r>
          </w:p>
        </w:tc>
      </w:tr>
      <w:tr w:rsidR="00C40095" w14:paraId="1B16A199" w14:textId="77777777" w:rsidTr="00C40095">
        <w:trPr>
          <w:cantSplit/>
          <w:jc w:val="center"/>
        </w:trPr>
        <w:tc>
          <w:tcPr>
            <w:tcW w:w="1224" w:type="dxa"/>
            <w:tcBorders>
              <w:top w:val="single" w:sz="8" w:space="0" w:color="666666"/>
            </w:tcBorders>
            <w:shd w:val="clear" w:color="auto" w:fill="FFFFFF"/>
            <w:tcMar>
              <w:top w:w="0" w:type="dxa"/>
              <w:left w:w="0" w:type="dxa"/>
              <w:bottom w:w="0" w:type="dxa"/>
              <w:right w:w="0" w:type="dxa"/>
            </w:tcMar>
            <w:vAlign w:val="center"/>
          </w:tcPr>
          <w:p w14:paraId="14DF21DB" w14:textId="77777777" w:rsidR="00C40095" w:rsidRDefault="00AE3C4E">
            <w:pPr>
              <w:spacing w:before="100" w:after="100"/>
              <w:ind w:left="100" w:right="100"/>
            </w:pPr>
            <w:r>
              <w:rPr>
                <w:rFonts w:ascii="Arial" w:eastAsia="Arial" w:hAnsi="Arial" w:cs="Arial"/>
                <w:color w:val="000000"/>
                <w:sz w:val="16"/>
                <w:szCs w:val="16"/>
              </w:rPr>
              <w:t>Bandwidth, kHz</w:t>
            </w:r>
          </w:p>
        </w:tc>
        <w:tc>
          <w:tcPr>
            <w:tcW w:w="1152" w:type="dxa"/>
            <w:tcBorders>
              <w:top w:val="single" w:sz="8" w:space="0" w:color="666666"/>
            </w:tcBorders>
            <w:shd w:val="clear" w:color="auto" w:fill="FFFFFF"/>
            <w:tcMar>
              <w:top w:w="0" w:type="dxa"/>
              <w:left w:w="0" w:type="dxa"/>
              <w:bottom w:w="0" w:type="dxa"/>
              <w:right w:w="0" w:type="dxa"/>
            </w:tcMar>
            <w:vAlign w:val="center"/>
          </w:tcPr>
          <w:p w14:paraId="4F229477" w14:textId="77777777" w:rsidR="00C40095" w:rsidRDefault="00AE3C4E">
            <w:pPr>
              <w:spacing w:before="100" w:after="100"/>
              <w:ind w:left="100" w:right="100"/>
            </w:pPr>
            <w:r>
              <w:rPr>
                <w:rFonts w:ascii="Arial" w:eastAsia="Arial" w:hAnsi="Arial" w:cs="Arial"/>
                <w:color w:val="000000"/>
                <w:sz w:val="16"/>
                <w:szCs w:val="16"/>
              </w:rPr>
              <w:t>tFM</w:t>
            </w:r>
          </w:p>
        </w:tc>
        <w:tc>
          <w:tcPr>
            <w:tcW w:w="1152" w:type="dxa"/>
            <w:tcBorders>
              <w:top w:val="single" w:sz="8" w:space="0" w:color="666666"/>
            </w:tcBorders>
            <w:shd w:val="clear" w:color="auto" w:fill="FFFFFF"/>
            <w:tcMar>
              <w:top w:w="0" w:type="dxa"/>
              <w:left w:w="0" w:type="dxa"/>
              <w:bottom w:w="0" w:type="dxa"/>
              <w:right w:w="0" w:type="dxa"/>
            </w:tcMar>
            <w:vAlign w:val="center"/>
          </w:tcPr>
          <w:p w14:paraId="7CA68520" w14:textId="77777777" w:rsidR="00C40095" w:rsidRDefault="00AE3C4E">
            <w:pPr>
              <w:spacing w:before="100" w:after="100"/>
              <w:ind w:left="100" w:right="100"/>
              <w:jc w:val="right"/>
            </w:pPr>
            <w:r>
              <w:rPr>
                <w:rFonts w:ascii="Arial" w:eastAsia="Arial" w:hAnsi="Arial" w:cs="Arial"/>
                <w:color w:val="000000"/>
                <w:sz w:val="16"/>
                <w:szCs w:val="16"/>
              </w:rPr>
              <w:t>1.24</w:t>
            </w:r>
          </w:p>
        </w:tc>
        <w:tc>
          <w:tcPr>
            <w:tcW w:w="864" w:type="dxa"/>
            <w:tcBorders>
              <w:top w:val="single" w:sz="8" w:space="0" w:color="666666"/>
            </w:tcBorders>
            <w:shd w:val="clear" w:color="auto" w:fill="FFFFFF"/>
            <w:tcMar>
              <w:top w:w="0" w:type="dxa"/>
              <w:left w:w="0" w:type="dxa"/>
              <w:bottom w:w="0" w:type="dxa"/>
              <w:right w:w="0" w:type="dxa"/>
            </w:tcMar>
            <w:vAlign w:val="center"/>
          </w:tcPr>
          <w:p w14:paraId="1B4E0C0C" w14:textId="77777777" w:rsidR="00C40095" w:rsidRDefault="00AE3C4E">
            <w:pPr>
              <w:spacing w:before="100" w:after="100"/>
              <w:ind w:left="100" w:right="100"/>
              <w:jc w:val="right"/>
            </w:pPr>
            <w:r>
              <w:rPr>
                <w:rFonts w:ascii="Arial" w:eastAsia="Arial" w:hAnsi="Arial" w:cs="Arial"/>
                <w:color w:val="000000"/>
                <w:sz w:val="16"/>
                <w:szCs w:val="16"/>
              </w:rPr>
              <w:t>-0.13</w:t>
            </w:r>
          </w:p>
        </w:tc>
        <w:tc>
          <w:tcPr>
            <w:tcW w:w="864" w:type="dxa"/>
            <w:tcBorders>
              <w:top w:val="single" w:sz="8" w:space="0" w:color="666666"/>
            </w:tcBorders>
            <w:shd w:val="clear" w:color="auto" w:fill="FFFFFF"/>
            <w:tcMar>
              <w:top w:w="0" w:type="dxa"/>
              <w:left w:w="0" w:type="dxa"/>
              <w:bottom w:w="0" w:type="dxa"/>
              <w:right w:w="0" w:type="dxa"/>
            </w:tcMar>
            <w:vAlign w:val="center"/>
          </w:tcPr>
          <w:p w14:paraId="1C30DFBC" w14:textId="77777777" w:rsidR="00C40095" w:rsidRDefault="00AE3C4E">
            <w:pPr>
              <w:spacing w:before="100" w:after="100"/>
              <w:ind w:left="100" w:right="100"/>
              <w:jc w:val="right"/>
            </w:pPr>
            <w:r>
              <w:rPr>
                <w:rFonts w:ascii="Arial" w:eastAsia="Arial" w:hAnsi="Arial" w:cs="Arial"/>
                <w:color w:val="000000"/>
                <w:sz w:val="16"/>
                <w:szCs w:val="16"/>
              </w:rPr>
              <w:t>2.63</w:t>
            </w:r>
          </w:p>
        </w:tc>
        <w:tc>
          <w:tcPr>
            <w:tcW w:w="1195" w:type="dxa"/>
            <w:tcBorders>
              <w:top w:val="single" w:sz="8" w:space="0" w:color="666666"/>
            </w:tcBorders>
            <w:shd w:val="clear" w:color="auto" w:fill="FFFFFF"/>
            <w:tcMar>
              <w:top w:w="0" w:type="dxa"/>
              <w:left w:w="0" w:type="dxa"/>
              <w:bottom w:w="0" w:type="dxa"/>
              <w:right w:w="0" w:type="dxa"/>
            </w:tcMar>
            <w:vAlign w:val="center"/>
          </w:tcPr>
          <w:p w14:paraId="1A03EBB1" w14:textId="77777777" w:rsidR="00C40095" w:rsidRDefault="00AE3C4E">
            <w:pPr>
              <w:spacing w:before="100" w:after="100"/>
              <w:ind w:left="100" w:right="100"/>
            </w:pPr>
            <w:r>
              <w:rPr>
                <w:rFonts w:ascii="Arial" w:eastAsia="Arial" w:hAnsi="Arial" w:cs="Arial"/>
                <w:color w:val="000000"/>
                <w:sz w:val="16"/>
                <w:szCs w:val="16"/>
              </w:rPr>
              <w:t>1.1</w:t>
            </w:r>
          </w:p>
        </w:tc>
        <w:tc>
          <w:tcPr>
            <w:tcW w:w="864" w:type="dxa"/>
            <w:tcBorders>
              <w:top w:val="single" w:sz="8" w:space="0" w:color="666666"/>
            </w:tcBorders>
            <w:shd w:val="clear" w:color="auto" w:fill="FFFFFF"/>
            <w:tcMar>
              <w:top w:w="0" w:type="dxa"/>
              <w:left w:w="0" w:type="dxa"/>
              <w:bottom w:w="0" w:type="dxa"/>
              <w:right w:w="0" w:type="dxa"/>
            </w:tcMar>
            <w:vAlign w:val="center"/>
          </w:tcPr>
          <w:p w14:paraId="2375A837" w14:textId="77777777" w:rsidR="00C40095" w:rsidRDefault="00AE3C4E">
            <w:pPr>
              <w:spacing w:before="100" w:after="100"/>
              <w:ind w:left="100" w:right="100"/>
            </w:pPr>
            <w:r>
              <w:rPr>
                <w:rFonts w:ascii="Arial" w:eastAsia="Arial" w:hAnsi="Arial" w:cs="Arial"/>
                <w:color w:val="000000"/>
                <w:sz w:val="16"/>
                <w:szCs w:val="16"/>
              </w:rPr>
              <w:t>0.99</w:t>
            </w:r>
          </w:p>
        </w:tc>
        <w:tc>
          <w:tcPr>
            <w:tcW w:w="864" w:type="dxa"/>
            <w:tcBorders>
              <w:top w:val="single" w:sz="8" w:space="0" w:color="666666"/>
            </w:tcBorders>
            <w:shd w:val="clear" w:color="auto" w:fill="FFFFFF"/>
            <w:tcMar>
              <w:top w:w="0" w:type="dxa"/>
              <w:left w:w="0" w:type="dxa"/>
              <w:bottom w:w="0" w:type="dxa"/>
              <w:right w:w="0" w:type="dxa"/>
            </w:tcMar>
            <w:vAlign w:val="center"/>
          </w:tcPr>
          <w:p w14:paraId="73C30152" w14:textId="77777777" w:rsidR="00C40095" w:rsidRDefault="00AE3C4E">
            <w:pPr>
              <w:spacing w:before="100" w:after="100"/>
              <w:ind w:left="100" w:right="100"/>
            </w:pPr>
            <w:r>
              <w:rPr>
                <w:rFonts w:ascii="Arial" w:eastAsia="Arial" w:hAnsi="Arial" w:cs="Arial"/>
                <w:color w:val="000000"/>
                <w:sz w:val="16"/>
                <w:szCs w:val="16"/>
              </w:rPr>
              <w:t>1.22</w:t>
            </w:r>
          </w:p>
        </w:tc>
      </w:tr>
      <w:tr w:rsidR="00C40095" w14:paraId="574A1244" w14:textId="77777777" w:rsidTr="00C40095">
        <w:trPr>
          <w:cantSplit/>
          <w:jc w:val="center"/>
        </w:trPr>
        <w:tc>
          <w:tcPr>
            <w:tcW w:w="1224" w:type="dxa"/>
            <w:tcBorders>
              <w:bottom w:val="single" w:sz="16" w:space="0" w:color="666666"/>
            </w:tcBorders>
            <w:shd w:val="clear" w:color="auto" w:fill="FFFFFF"/>
            <w:tcMar>
              <w:top w:w="0" w:type="dxa"/>
              <w:left w:w="0" w:type="dxa"/>
              <w:bottom w:w="0" w:type="dxa"/>
              <w:right w:w="0" w:type="dxa"/>
            </w:tcMar>
            <w:vAlign w:val="center"/>
          </w:tcPr>
          <w:p w14:paraId="4E423955" w14:textId="77777777" w:rsidR="00C40095" w:rsidRDefault="00AE3C4E">
            <w:pPr>
              <w:spacing w:before="100" w:after="100"/>
              <w:ind w:left="100" w:right="100"/>
            </w:pPr>
            <w:r>
              <w:rPr>
                <w:rFonts w:ascii="Arial" w:eastAsia="Arial" w:hAnsi="Arial" w:cs="Arial"/>
                <w:color w:val="000000"/>
                <w:sz w:val="16"/>
                <w:szCs w:val="16"/>
              </w:rPr>
              <w:t xml:space="preserve"> </w:t>
            </w:r>
          </w:p>
        </w:tc>
        <w:tc>
          <w:tcPr>
            <w:tcW w:w="1152" w:type="dxa"/>
            <w:tcBorders>
              <w:bottom w:val="single" w:sz="16" w:space="0" w:color="666666"/>
            </w:tcBorders>
            <w:shd w:val="clear" w:color="auto" w:fill="FFFFFF"/>
            <w:tcMar>
              <w:top w:w="0" w:type="dxa"/>
              <w:left w:w="0" w:type="dxa"/>
              <w:bottom w:w="0" w:type="dxa"/>
              <w:right w:w="0" w:type="dxa"/>
            </w:tcMar>
            <w:vAlign w:val="center"/>
          </w:tcPr>
          <w:p w14:paraId="5D9E480C" w14:textId="77777777" w:rsidR="00C40095" w:rsidRDefault="00AE3C4E">
            <w:pPr>
              <w:spacing w:before="100" w:after="100"/>
              <w:ind w:left="100" w:right="100"/>
            </w:pPr>
            <w:r>
              <w:rPr>
                <w:rFonts w:ascii="Arial" w:eastAsia="Arial" w:hAnsi="Arial" w:cs="Arial"/>
                <w:color w:val="000000"/>
                <w:sz w:val="16"/>
                <w:szCs w:val="16"/>
              </w:rPr>
              <w:t>iFM</w:t>
            </w:r>
          </w:p>
        </w:tc>
        <w:tc>
          <w:tcPr>
            <w:tcW w:w="1152" w:type="dxa"/>
            <w:tcBorders>
              <w:bottom w:val="single" w:sz="16" w:space="0" w:color="666666"/>
            </w:tcBorders>
            <w:shd w:val="clear" w:color="auto" w:fill="FFFFFF"/>
            <w:tcMar>
              <w:top w:w="0" w:type="dxa"/>
              <w:left w:w="0" w:type="dxa"/>
              <w:bottom w:w="0" w:type="dxa"/>
              <w:right w:w="0" w:type="dxa"/>
            </w:tcMar>
            <w:vAlign w:val="center"/>
          </w:tcPr>
          <w:p w14:paraId="1C3EC9DB" w14:textId="77777777" w:rsidR="00C40095" w:rsidRDefault="00AE3C4E">
            <w:pPr>
              <w:spacing w:before="100" w:after="100"/>
              <w:ind w:left="100" w:right="100"/>
              <w:jc w:val="right"/>
            </w:pPr>
            <w:r>
              <w:rPr>
                <w:rFonts w:ascii="Arial" w:eastAsia="Arial" w:hAnsi="Arial" w:cs="Arial"/>
                <w:color w:val="000000"/>
                <w:sz w:val="16"/>
                <w:szCs w:val="16"/>
              </w:rPr>
              <w:t>0.38</w:t>
            </w:r>
          </w:p>
        </w:tc>
        <w:tc>
          <w:tcPr>
            <w:tcW w:w="864" w:type="dxa"/>
            <w:tcBorders>
              <w:bottom w:val="single" w:sz="16" w:space="0" w:color="666666"/>
            </w:tcBorders>
            <w:shd w:val="clear" w:color="auto" w:fill="FFFFFF"/>
            <w:tcMar>
              <w:top w:w="0" w:type="dxa"/>
              <w:left w:w="0" w:type="dxa"/>
              <w:bottom w:w="0" w:type="dxa"/>
              <w:right w:w="0" w:type="dxa"/>
            </w:tcMar>
            <w:vAlign w:val="center"/>
          </w:tcPr>
          <w:p w14:paraId="2FD293B4" w14:textId="77777777" w:rsidR="00C40095" w:rsidRDefault="00AE3C4E">
            <w:pPr>
              <w:spacing w:before="100" w:after="100"/>
              <w:ind w:left="100" w:right="100"/>
              <w:jc w:val="right"/>
            </w:pPr>
            <w:r>
              <w:rPr>
                <w:rFonts w:ascii="Arial" w:eastAsia="Arial" w:hAnsi="Arial" w:cs="Arial"/>
                <w:color w:val="000000"/>
                <w:sz w:val="16"/>
                <w:szCs w:val="16"/>
              </w:rPr>
              <w:t>-0.90</w:t>
            </w:r>
          </w:p>
        </w:tc>
        <w:tc>
          <w:tcPr>
            <w:tcW w:w="864" w:type="dxa"/>
            <w:tcBorders>
              <w:bottom w:val="single" w:sz="16" w:space="0" w:color="666666"/>
            </w:tcBorders>
            <w:shd w:val="clear" w:color="auto" w:fill="FFFFFF"/>
            <w:tcMar>
              <w:top w:w="0" w:type="dxa"/>
              <w:left w:w="0" w:type="dxa"/>
              <w:bottom w:w="0" w:type="dxa"/>
              <w:right w:w="0" w:type="dxa"/>
            </w:tcMar>
            <w:vAlign w:val="center"/>
          </w:tcPr>
          <w:p w14:paraId="3C791C42" w14:textId="77777777" w:rsidR="00C40095" w:rsidRDefault="00AE3C4E">
            <w:pPr>
              <w:spacing w:before="100" w:after="100"/>
              <w:ind w:left="100" w:right="100"/>
              <w:jc w:val="right"/>
            </w:pPr>
            <w:r>
              <w:rPr>
                <w:rFonts w:ascii="Arial" w:eastAsia="Arial" w:hAnsi="Arial" w:cs="Arial"/>
                <w:color w:val="000000"/>
                <w:sz w:val="16"/>
                <w:szCs w:val="16"/>
              </w:rPr>
              <w:t>1.62</w:t>
            </w:r>
          </w:p>
        </w:tc>
        <w:tc>
          <w:tcPr>
            <w:tcW w:w="1195" w:type="dxa"/>
            <w:tcBorders>
              <w:bottom w:val="single" w:sz="16" w:space="0" w:color="666666"/>
            </w:tcBorders>
            <w:shd w:val="clear" w:color="auto" w:fill="FFFFFF"/>
            <w:tcMar>
              <w:top w:w="0" w:type="dxa"/>
              <w:left w:w="0" w:type="dxa"/>
              <w:bottom w:w="0" w:type="dxa"/>
              <w:right w:w="0" w:type="dxa"/>
            </w:tcMar>
            <w:vAlign w:val="center"/>
          </w:tcPr>
          <w:p w14:paraId="0D3DEED7" w14:textId="77777777" w:rsidR="00C40095" w:rsidRDefault="00AE3C4E">
            <w:pPr>
              <w:spacing w:before="100" w:after="100"/>
              <w:ind w:left="100" w:right="100"/>
            </w:pPr>
            <w:r>
              <w:rPr>
                <w:rFonts w:ascii="Arial" w:eastAsia="Arial" w:hAnsi="Arial" w:cs="Arial"/>
                <w:color w:val="000000"/>
                <w:sz w:val="16"/>
                <w:szCs w:val="16"/>
              </w:rPr>
              <w:t>1.04</w:t>
            </w:r>
          </w:p>
        </w:tc>
        <w:tc>
          <w:tcPr>
            <w:tcW w:w="864" w:type="dxa"/>
            <w:tcBorders>
              <w:bottom w:val="single" w:sz="16" w:space="0" w:color="666666"/>
            </w:tcBorders>
            <w:shd w:val="clear" w:color="auto" w:fill="FFFFFF"/>
            <w:tcMar>
              <w:top w:w="0" w:type="dxa"/>
              <w:left w:w="0" w:type="dxa"/>
              <w:bottom w:w="0" w:type="dxa"/>
              <w:right w:w="0" w:type="dxa"/>
            </w:tcMar>
            <w:vAlign w:val="center"/>
          </w:tcPr>
          <w:p w14:paraId="1C005FEF" w14:textId="77777777" w:rsidR="00C40095" w:rsidRDefault="00AE3C4E">
            <w:pPr>
              <w:spacing w:before="100" w:after="100"/>
              <w:ind w:left="100" w:right="100"/>
            </w:pPr>
            <w:r>
              <w:rPr>
                <w:rFonts w:ascii="Arial" w:eastAsia="Arial" w:hAnsi="Arial" w:cs="Arial"/>
                <w:color w:val="000000"/>
                <w:sz w:val="16"/>
                <w:szCs w:val="16"/>
              </w:rPr>
              <w:t>0.9</w:t>
            </w:r>
          </w:p>
        </w:tc>
        <w:tc>
          <w:tcPr>
            <w:tcW w:w="864" w:type="dxa"/>
            <w:tcBorders>
              <w:bottom w:val="single" w:sz="16" w:space="0" w:color="666666"/>
            </w:tcBorders>
            <w:shd w:val="clear" w:color="auto" w:fill="FFFFFF"/>
            <w:tcMar>
              <w:top w:w="0" w:type="dxa"/>
              <w:left w:w="0" w:type="dxa"/>
              <w:bottom w:w="0" w:type="dxa"/>
              <w:right w:w="0" w:type="dxa"/>
            </w:tcMar>
            <w:vAlign w:val="center"/>
          </w:tcPr>
          <w:p w14:paraId="556D25A5" w14:textId="77777777" w:rsidR="00C40095" w:rsidRDefault="00AE3C4E">
            <w:pPr>
              <w:spacing w:before="100" w:after="100"/>
              <w:ind w:left="100" w:right="100"/>
            </w:pPr>
            <w:r>
              <w:rPr>
                <w:rFonts w:ascii="Arial" w:eastAsia="Arial" w:hAnsi="Arial" w:cs="Arial"/>
                <w:color w:val="000000"/>
                <w:sz w:val="16"/>
                <w:szCs w:val="16"/>
              </w:rPr>
              <w:t>1.18</w:t>
            </w:r>
          </w:p>
        </w:tc>
      </w:tr>
    </w:tbl>
    <w:p w14:paraId="4FABA70C" w14:textId="77777777" w:rsidR="00C40095" w:rsidRDefault="00AE3C4E">
      <w:r>
        <w:br w:type="page"/>
      </w:r>
    </w:p>
    <w:p w14:paraId="07346A3A" w14:textId="77777777" w:rsidR="00C40095" w:rsidRDefault="00AE3C4E">
      <w:pPr>
        <w:pStyle w:val="BodyText"/>
      </w:pPr>
      <w:r>
        <w:lastRenderedPageBreak/>
        <w:t xml:space="preserve">Table 4.2: </w:t>
      </w:r>
      <w:bookmarkStart w:id="1188" w:name="tab:windowresults"/>
      <w:r>
        <w:t>Results of the windowed call analysis. The statistically estimated difference and ratio between the two comparisons (Multi-Single and Multi-Virtual multi) are reported.</w:t>
      </w:r>
      <w:bookmarkEnd w:id="1188"/>
    </w:p>
    <w:tbl>
      <w:tblPr>
        <w:tblStyle w:val="Table"/>
        <w:tblW w:w="0" w:type="auto"/>
        <w:jc w:val="center"/>
        <w:tblLayout w:type="fixed"/>
        <w:tblLook w:val="0420" w:firstRow="1" w:lastRow="0" w:firstColumn="0" w:lastColumn="0" w:noHBand="0" w:noVBand="1"/>
      </w:tblPr>
      <w:tblGrid>
        <w:gridCol w:w="1440"/>
        <w:gridCol w:w="1440"/>
        <w:gridCol w:w="1224"/>
        <w:gridCol w:w="864"/>
        <w:gridCol w:w="864"/>
        <w:gridCol w:w="864"/>
        <w:gridCol w:w="864"/>
        <w:gridCol w:w="864"/>
      </w:tblGrid>
      <w:tr w:rsidR="00C40095" w14:paraId="28E8E5DE" w14:textId="77777777" w:rsidTr="00C40095">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FFFFFF"/>
            <w:tcMar>
              <w:top w:w="0" w:type="dxa"/>
              <w:left w:w="0" w:type="dxa"/>
              <w:bottom w:w="0" w:type="dxa"/>
              <w:right w:w="0" w:type="dxa"/>
            </w:tcMar>
            <w:vAlign w:val="center"/>
          </w:tcPr>
          <w:p w14:paraId="00DBF802" w14:textId="77777777" w:rsidR="00C40095" w:rsidRDefault="00AE3C4E">
            <w:pPr>
              <w:spacing w:before="100" w:after="100"/>
              <w:ind w:left="100" w:right="100"/>
            </w:pPr>
            <w:r>
              <w:rPr>
                <w:rFonts w:ascii="Arial" w:eastAsia="Arial" w:hAnsi="Arial" w:cs="Arial"/>
                <w:color w:val="000000"/>
                <w:sz w:val="20"/>
                <w:szCs w:val="20"/>
              </w:rPr>
              <w:t>Measurement</w:t>
            </w:r>
          </w:p>
        </w:tc>
        <w:tc>
          <w:tcPr>
            <w:tcW w:w="1440" w:type="dxa"/>
            <w:shd w:val="clear" w:color="auto" w:fill="FFFFFF"/>
            <w:tcMar>
              <w:top w:w="0" w:type="dxa"/>
              <w:left w:w="0" w:type="dxa"/>
              <w:bottom w:w="0" w:type="dxa"/>
              <w:right w:w="0" w:type="dxa"/>
            </w:tcMar>
            <w:vAlign w:val="center"/>
          </w:tcPr>
          <w:p w14:paraId="11C61C67" w14:textId="77777777" w:rsidR="00C40095" w:rsidRDefault="00AE3C4E">
            <w:pPr>
              <w:spacing w:before="100" w:after="100"/>
              <w:ind w:left="100" w:right="100"/>
            </w:pPr>
            <w:r>
              <w:rPr>
                <w:rFonts w:ascii="Arial" w:eastAsia="Arial" w:hAnsi="Arial" w:cs="Arial"/>
                <w:color w:val="000000"/>
                <w:sz w:val="20"/>
                <w:szCs w:val="20"/>
              </w:rPr>
              <w:t>Comparison</w:t>
            </w:r>
          </w:p>
        </w:tc>
        <w:tc>
          <w:tcPr>
            <w:tcW w:w="1224" w:type="dxa"/>
            <w:shd w:val="clear" w:color="auto" w:fill="FFFFFF"/>
            <w:tcMar>
              <w:top w:w="0" w:type="dxa"/>
              <w:left w:w="0" w:type="dxa"/>
              <w:bottom w:w="0" w:type="dxa"/>
              <w:right w:w="0" w:type="dxa"/>
            </w:tcMar>
            <w:vAlign w:val="center"/>
          </w:tcPr>
          <w:p w14:paraId="783C4D51" w14:textId="77777777" w:rsidR="00C40095" w:rsidRDefault="00AE3C4E">
            <w:pPr>
              <w:spacing w:before="100" w:after="100"/>
              <w:ind w:left="100" w:right="100"/>
              <w:jc w:val="center"/>
            </w:pPr>
            <w:r>
              <w:rPr>
                <w:rFonts w:ascii="Arial" w:eastAsia="Arial" w:hAnsi="Arial" w:cs="Arial"/>
                <w:color w:val="000000"/>
                <w:sz w:val="20"/>
                <w:szCs w:val="20"/>
              </w:rPr>
              <w:t>Difference</w:t>
            </w:r>
          </w:p>
        </w:tc>
        <w:tc>
          <w:tcPr>
            <w:tcW w:w="1728" w:type="dxa"/>
            <w:gridSpan w:val="2"/>
            <w:shd w:val="clear" w:color="auto" w:fill="FFFFFF"/>
            <w:tcMar>
              <w:top w:w="0" w:type="dxa"/>
              <w:left w:w="0" w:type="dxa"/>
              <w:bottom w:w="0" w:type="dxa"/>
              <w:right w:w="0" w:type="dxa"/>
            </w:tcMar>
            <w:vAlign w:val="center"/>
          </w:tcPr>
          <w:p w14:paraId="3C6F2715" w14:textId="77777777" w:rsidR="00C40095" w:rsidRDefault="00AE3C4E">
            <w:pPr>
              <w:spacing w:before="100" w:after="100"/>
              <w:ind w:left="100" w:right="100"/>
              <w:jc w:val="center"/>
            </w:pPr>
            <w:r>
              <w:rPr>
                <w:rFonts w:ascii="Arial" w:eastAsia="Arial" w:hAnsi="Arial" w:cs="Arial"/>
                <w:color w:val="000000"/>
                <w:sz w:val="20"/>
                <w:szCs w:val="20"/>
              </w:rPr>
              <w:t>Difference, 95% CoI</w:t>
            </w:r>
          </w:p>
        </w:tc>
        <w:tc>
          <w:tcPr>
            <w:tcW w:w="864" w:type="dxa"/>
            <w:shd w:val="clear" w:color="auto" w:fill="FFFFFF"/>
            <w:tcMar>
              <w:top w:w="0" w:type="dxa"/>
              <w:left w:w="0" w:type="dxa"/>
              <w:bottom w:w="0" w:type="dxa"/>
              <w:right w:w="0" w:type="dxa"/>
            </w:tcMar>
            <w:vAlign w:val="center"/>
          </w:tcPr>
          <w:p w14:paraId="0F3B1C3C" w14:textId="77777777" w:rsidR="00C40095" w:rsidRDefault="00AE3C4E">
            <w:pPr>
              <w:spacing w:before="100" w:after="100"/>
              <w:ind w:left="100" w:right="100"/>
              <w:jc w:val="center"/>
            </w:pPr>
            <w:r>
              <w:rPr>
                <w:rFonts w:ascii="Arial" w:eastAsia="Arial" w:hAnsi="Arial" w:cs="Arial"/>
                <w:color w:val="000000"/>
                <w:sz w:val="20"/>
                <w:szCs w:val="20"/>
              </w:rPr>
              <w:t>Ratio</w:t>
            </w:r>
          </w:p>
        </w:tc>
        <w:tc>
          <w:tcPr>
            <w:tcW w:w="1728" w:type="dxa"/>
            <w:gridSpan w:val="2"/>
            <w:shd w:val="clear" w:color="auto" w:fill="FFFFFF"/>
            <w:tcMar>
              <w:top w:w="0" w:type="dxa"/>
              <w:left w:w="0" w:type="dxa"/>
              <w:bottom w:w="0" w:type="dxa"/>
              <w:right w:w="0" w:type="dxa"/>
            </w:tcMar>
            <w:vAlign w:val="center"/>
          </w:tcPr>
          <w:p w14:paraId="69B6E7D6" w14:textId="77777777" w:rsidR="00C40095" w:rsidRDefault="00AE3C4E">
            <w:pPr>
              <w:spacing w:before="100" w:after="100"/>
              <w:ind w:left="100" w:right="100"/>
              <w:jc w:val="center"/>
            </w:pPr>
            <w:r>
              <w:rPr>
                <w:rFonts w:ascii="Arial" w:eastAsia="Arial" w:hAnsi="Arial" w:cs="Arial"/>
                <w:color w:val="000000"/>
                <w:sz w:val="20"/>
                <w:szCs w:val="20"/>
              </w:rPr>
              <w:t xml:space="preserve"> Ratio, 95% CoI</w:t>
            </w:r>
          </w:p>
        </w:tc>
      </w:tr>
      <w:tr w:rsidR="00C40095" w14:paraId="4F85846A" w14:textId="77777777" w:rsidTr="00C40095">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C7496C" w14:textId="77777777" w:rsidR="00C40095" w:rsidRDefault="00C40095">
            <w:pPr>
              <w:spacing w:before="100" w:after="100"/>
              <w:ind w:left="100" w:right="100"/>
            </w:pP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D586A8F" w14:textId="77777777" w:rsidR="00C40095" w:rsidRDefault="00AE3C4E">
            <w:pPr>
              <w:spacing w:before="100" w:after="100"/>
              <w:ind w:left="100" w:right="100"/>
            </w:pPr>
            <w:r>
              <w:rPr>
                <w:rFonts w:ascii="Arial" w:eastAsia="Arial" w:hAnsi="Arial" w:cs="Arial"/>
                <w:color w:val="000000"/>
                <w:sz w:val="20"/>
                <w:szCs w:val="20"/>
              </w:rPr>
              <w:t xml:space="preserve"> </w:t>
            </w:r>
          </w:p>
        </w:tc>
        <w:tc>
          <w:tcPr>
            <w:tcW w:w="122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3FCBDE1" w14:textId="77777777" w:rsidR="00C40095" w:rsidRDefault="00AE3C4E">
            <w:pPr>
              <w:spacing w:before="100" w:after="100"/>
              <w:ind w:left="100" w:right="100"/>
              <w:jc w:val="center"/>
            </w:pPr>
            <w:r>
              <w:rPr>
                <w:rFonts w:ascii="Arial" w:eastAsia="Arial" w:hAnsi="Arial" w:cs="Arial"/>
                <w:color w:val="000000"/>
                <w:sz w:val="20"/>
                <w:szCs w:val="20"/>
              </w:rPr>
              <w:t>MAP</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20D109F" w14:textId="77777777" w:rsidR="00C40095" w:rsidRDefault="00AE3C4E">
            <w:pPr>
              <w:spacing w:before="100" w:after="100"/>
              <w:ind w:left="100" w:right="100"/>
              <w:jc w:val="center"/>
            </w:pPr>
            <w:r>
              <w:rPr>
                <w:rFonts w:ascii="Arial" w:eastAsia="Arial" w:hAnsi="Arial" w:cs="Arial"/>
                <w:color w:val="000000"/>
                <w:sz w:val="20"/>
                <w:szCs w:val="20"/>
              </w:rPr>
              <w:t>Lower</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A4359DD" w14:textId="77777777" w:rsidR="00C40095" w:rsidRDefault="00AE3C4E">
            <w:pPr>
              <w:spacing w:before="100" w:after="100"/>
              <w:ind w:left="100" w:right="100"/>
              <w:jc w:val="center"/>
            </w:pPr>
            <w:r>
              <w:rPr>
                <w:rFonts w:ascii="Arial" w:eastAsia="Arial" w:hAnsi="Arial" w:cs="Arial"/>
                <w:color w:val="000000"/>
                <w:sz w:val="20"/>
                <w:szCs w:val="20"/>
              </w:rPr>
              <w:t>Upper</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4DB2C4F" w14:textId="77777777" w:rsidR="00C40095" w:rsidRDefault="00AE3C4E">
            <w:pPr>
              <w:spacing w:before="100" w:after="100"/>
              <w:ind w:left="100" w:right="100"/>
              <w:jc w:val="center"/>
            </w:pPr>
            <w:r>
              <w:rPr>
                <w:rFonts w:ascii="Arial" w:eastAsia="Arial" w:hAnsi="Arial" w:cs="Arial"/>
                <w:color w:val="000000"/>
                <w:sz w:val="20"/>
                <w:szCs w:val="20"/>
              </w:rPr>
              <w:t>MAP</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73F8EF2" w14:textId="77777777" w:rsidR="00C40095" w:rsidRDefault="00AE3C4E">
            <w:pPr>
              <w:spacing w:before="100" w:after="100"/>
              <w:ind w:left="100" w:right="100"/>
              <w:jc w:val="center"/>
            </w:pPr>
            <w:r>
              <w:rPr>
                <w:rFonts w:ascii="Arial" w:eastAsia="Arial" w:hAnsi="Arial" w:cs="Arial"/>
                <w:color w:val="000000"/>
                <w:sz w:val="20"/>
                <w:szCs w:val="20"/>
              </w:rPr>
              <w:t>Lower</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5B8EE4" w14:textId="77777777" w:rsidR="00C40095" w:rsidRDefault="00AE3C4E">
            <w:pPr>
              <w:spacing w:before="100" w:after="100"/>
              <w:ind w:left="100" w:right="100"/>
              <w:jc w:val="center"/>
            </w:pPr>
            <w:r>
              <w:rPr>
                <w:rFonts w:ascii="Arial" w:eastAsia="Arial" w:hAnsi="Arial" w:cs="Arial"/>
                <w:color w:val="000000"/>
                <w:sz w:val="20"/>
                <w:szCs w:val="20"/>
              </w:rPr>
              <w:t>Upper</w:t>
            </w:r>
          </w:p>
        </w:tc>
      </w:tr>
      <w:tr w:rsidR="00C40095" w14:paraId="020AD7B8" w14:textId="77777777" w:rsidTr="00C40095">
        <w:trPr>
          <w:cantSplit/>
          <w:jc w:val="center"/>
        </w:trPr>
        <w:tc>
          <w:tcPr>
            <w:tcW w:w="1440" w:type="dxa"/>
            <w:shd w:val="clear" w:color="auto" w:fill="FFFFFF"/>
            <w:tcMar>
              <w:top w:w="0" w:type="dxa"/>
              <w:left w:w="0" w:type="dxa"/>
              <w:bottom w:w="0" w:type="dxa"/>
              <w:right w:w="0" w:type="dxa"/>
            </w:tcMar>
            <w:vAlign w:val="center"/>
          </w:tcPr>
          <w:p w14:paraId="5035AA34" w14:textId="77777777" w:rsidR="00C40095" w:rsidRDefault="00AE3C4E">
            <w:pPr>
              <w:spacing w:before="100" w:after="100"/>
              <w:ind w:left="100" w:right="100"/>
              <w:jc w:val="center"/>
            </w:pPr>
            <w:r>
              <w:rPr>
                <w:rFonts w:ascii="Arial" w:eastAsia="Arial" w:hAnsi="Arial" w:cs="Arial"/>
                <w:color w:val="000000"/>
                <w:sz w:val="16"/>
                <w:szCs w:val="16"/>
              </w:rPr>
              <w:t>Received level (dB RMS)</w:t>
            </w:r>
          </w:p>
        </w:tc>
        <w:tc>
          <w:tcPr>
            <w:tcW w:w="1440" w:type="dxa"/>
            <w:shd w:val="clear" w:color="auto" w:fill="FFFFFF"/>
            <w:tcMar>
              <w:top w:w="0" w:type="dxa"/>
              <w:left w:w="0" w:type="dxa"/>
              <w:bottom w:w="0" w:type="dxa"/>
              <w:right w:w="0" w:type="dxa"/>
            </w:tcMar>
            <w:vAlign w:val="center"/>
          </w:tcPr>
          <w:p w14:paraId="35CF629C" w14:textId="77777777" w:rsidR="00C40095" w:rsidRDefault="00AE3C4E">
            <w:pPr>
              <w:spacing w:before="100" w:after="100"/>
              <w:ind w:left="100" w:right="100"/>
              <w:jc w:val="center"/>
            </w:pPr>
            <w:r>
              <w:rPr>
                <w:rFonts w:ascii="Arial" w:eastAsia="Arial" w:hAnsi="Arial" w:cs="Arial"/>
                <w:color w:val="000000"/>
                <w:sz w:val="16"/>
                <w:szCs w:val="16"/>
              </w:rPr>
              <w:t>Multi-Single</w:t>
            </w:r>
          </w:p>
        </w:tc>
        <w:tc>
          <w:tcPr>
            <w:tcW w:w="1224" w:type="dxa"/>
            <w:shd w:val="clear" w:color="auto" w:fill="FFFFFF"/>
            <w:tcMar>
              <w:top w:w="0" w:type="dxa"/>
              <w:left w:w="0" w:type="dxa"/>
              <w:bottom w:w="0" w:type="dxa"/>
              <w:right w:w="0" w:type="dxa"/>
            </w:tcMar>
            <w:vAlign w:val="center"/>
          </w:tcPr>
          <w:p w14:paraId="7006CCB7" w14:textId="77777777" w:rsidR="00C40095" w:rsidRDefault="00AE3C4E">
            <w:pPr>
              <w:spacing w:before="100" w:after="100"/>
              <w:ind w:left="100" w:right="100"/>
              <w:jc w:val="center"/>
            </w:pPr>
            <w:r>
              <w:rPr>
                <w:rFonts w:ascii="Arial" w:eastAsia="Arial" w:hAnsi="Arial" w:cs="Arial"/>
                <w:color w:val="000000"/>
                <w:sz w:val="16"/>
                <w:szCs w:val="16"/>
              </w:rPr>
              <w:t>0.20</w:t>
            </w:r>
          </w:p>
        </w:tc>
        <w:tc>
          <w:tcPr>
            <w:tcW w:w="864" w:type="dxa"/>
            <w:shd w:val="clear" w:color="auto" w:fill="FFFFFF"/>
            <w:tcMar>
              <w:top w:w="0" w:type="dxa"/>
              <w:left w:w="0" w:type="dxa"/>
              <w:bottom w:w="0" w:type="dxa"/>
              <w:right w:w="0" w:type="dxa"/>
            </w:tcMar>
            <w:vAlign w:val="center"/>
          </w:tcPr>
          <w:p w14:paraId="4FE884B6" w14:textId="77777777" w:rsidR="00C40095" w:rsidRDefault="00AE3C4E">
            <w:pPr>
              <w:spacing w:before="100" w:after="100"/>
              <w:ind w:left="100" w:right="100"/>
              <w:jc w:val="center"/>
            </w:pPr>
            <w:r>
              <w:rPr>
                <w:rFonts w:ascii="Arial" w:eastAsia="Arial" w:hAnsi="Arial" w:cs="Arial"/>
                <w:color w:val="000000"/>
                <w:sz w:val="16"/>
                <w:szCs w:val="16"/>
              </w:rPr>
              <w:t>-0.40</w:t>
            </w:r>
          </w:p>
        </w:tc>
        <w:tc>
          <w:tcPr>
            <w:tcW w:w="864" w:type="dxa"/>
            <w:shd w:val="clear" w:color="auto" w:fill="FFFFFF"/>
            <w:tcMar>
              <w:top w:w="0" w:type="dxa"/>
              <w:left w:w="0" w:type="dxa"/>
              <w:bottom w:w="0" w:type="dxa"/>
              <w:right w:w="0" w:type="dxa"/>
            </w:tcMar>
            <w:vAlign w:val="center"/>
          </w:tcPr>
          <w:p w14:paraId="26381A41" w14:textId="77777777" w:rsidR="00C40095" w:rsidRDefault="00AE3C4E">
            <w:pPr>
              <w:spacing w:before="100" w:after="100"/>
              <w:ind w:left="100" w:right="100"/>
              <w:jc w:val="center"/>
            </w:pPr>
            <w:r>
              <w:rPr>
                <w:rFonts w:ascii="Arial" w:eastAsia="Arial" w:hAnsi="Arial" w:cs="Arial"/>
                <w:color w:val="000000"/>
                <w:sz w:val="16"/>
                <w:szCs w:val="16"/>
              </w:rPr>
              <w:t>0.90</w:t>
            </w:r>
          </w:p>
        </w:tc>
        <w:tc>
          <w:tcPr>
            <w:tcW w:w="864" w:type="dxa"/>
            <w:shd w:val="clear" w:color="auto" w:fill="FFFFFF"/>
            <w:tcMar>
              <w:top w:w="0" w:type="dxa"/>
              <w:left w:w="0" w:type="dxa"/>
              <w:bottom w:w="0" w:type="dxa"/>
              <w:right w:w="0" w:type="dxa"/>
            </w:tcMar>
            <w:vAlign w:val="center"/>
          </w:tcPr>
          <w:p w14:paraId="5153E4D0" w14:textId="77777777" w:rsidR="00C40095" w:rsidRDefault="00AE3C4E">
            <w:pPr>
              <w:spacing w:before="100" w:after="100"/>
              <w:ind w:left="100" w:right="100"/>
              <w:jc w:val="center"/>
            </w:pPr>
            <w:r>
              <w:rPr>
                <w:rFonts w:ascii="Arial" w:eastAsia="Arial" w:hAnsi="Arial" w:cs="Arial"/>
                <w:color w:val="000000"/>
                <w:sz w:val="16"/>
                <w:szCs w:val="16"/>
              </w:rPr>
              <w:t>-</w:t>
            </w:r>
          </w:p>
        </w:tc>
        <w:tc>
          <w:tcPr>
            <w:tcW w:w="864" w:type="dxa"/>
            <w:shd w:val="clear" w:color="auto" w:fill="FFFFFF"/>
            <w:tcMar>
              <w:top w:w="0" w:type="dxa"/>
              <w:left w:w="0" w:type="dxa"/>
              <w:bottom w:w="0" w:type="dxa"/>
              <w:right w:w="0" w:type="dxa"/>
            </w:tcMar>
            <w:vAlign w:val="center"/>
          </w:tcPr>
          <w:p w14:paraId="1A7DD80E" w14:textId="77777777" w:rsidR="00C40095" w:rsidRDefault="00AE3C4E">
            <w:pPr>
              <w:spacing w:before="100" w:after="100"/>
              <w:ind w:left="100" w:right="100"/>
              <w:jc w:val="center"/>
            </w:pPr>
            <w:r>
              <w:rPr>
                <w:rFonts w:ascii="Arial" w:eastAsia="Arial" w:hAnsi="Arial" w:cs="Arial"/>
                <w:color w:val="000000"/>
                <w:sz w:val="16"/>
                <w:szCs w:val="16"/>
              </w:rPr>
              <w:t>-</w:t>
            </w:r>
          </w:p>
        </w:tc>
        <w:tc>
          <w:tcPr>
            <w:tcW w:w="864" w:type="dxa"/>
            <w:shd w:val="clear" w:color="auto" w:fill="FFFFFF"/>
            <w:tcMar>
              <w:top w:w="0" w:type="dxa"/>
              <w:left w:w="0" w:type="dxa"/>
              <w:bottom w:w="0" w:type="dxa"/>
              <w:right w:w="0" w:type="dxa"/>
            </w:tcMar>
            <w:vAlign w:val="center"/>
          </w:tcPr>
          <w:p w14:paraId="68D6586A" w14:textId="77777777" w:rsidR="00C40095" w:rsidRDefault="00AE3C4E">
            <w:pPr>
              <w:spacing w:before="100" w:after="100"/>
              <w:ind w:left="100" w:right="100"/>
              <w:jc w:val="center"/>
            </w:pPr>
            <w:r>
              <w:rPr>
                <w:rFonts w:ascii="Arial" w:eastAsia="Arial" w:hAnsi="Arial" w:cs="Arial"/>
                <w:color w:val="000000"/>
                <w:sz w:val="16"/>
                <w:szCs w:val="16"/>
              </w:rPr>
              <w:t>-</w:t>
            </w:r>
          </w:p>
        </w:tc>
      </w:tr>
      <w:tr w:rsidR="00C40095" w14:paraId="5B89FA5A" w14:textId="77777777" w:rsidTr="00C40095">
        <w:trPr>
          <w:cantSplit/>
          <w:jc w:val="center"/>
        </w:trPr>
        <w:tc>
          <w:tcPr>
            <w:tcW w:w="1440" w:type="dxa"/>
            <w:shd w:val="clear" w:color="auto" w:fill="FFFFFF"/>
            <w:tcMar>
              <w:top w:w="0" w:type="dxa"/>
              <w:left w:w="0" w:type="dxa"/>
              <w:bottom w:w="0" w:type="dxa"/>
              <w:right w:w="0" w:type="dxa"/>
            </w:tcMar>
            <w:vAlign w:val="center"/>
          </w:tcPr>
          <w:p w14:paraId="75024EF6" w14:textId="77777777" w:rsidR="00C40095" w:rsidRDefault="00AE3C4E">
            <w:pPr>
              <w:spacing w:before="100" w:after="100"/>
              <w:ind w:left="100" w:right="100"/>
              <w:jc w:val="center"/>
            </w:pPr>
            <w:r>
              <w:rPr>
                <w:rFonts w:ascii="Arial" w:eastAsia="Arial" w:hAnsi="Arial" w:cs="Arial"/>
                <w:color w:val="000000"/>
                <w:sz w:val="16"/>
                <w:szCs w:val="16"/>
              </w:rPr>
              <w:t>Lower frequency (kHz)</w:t>
            </w:r>
          </w:p>
        </w:tc>
        <w:tc>
          <w:tcPr>
            <w:tcW w:w="1440" w:type="dxa"/>
            <w:shd w:val="clear" w:color="auto" w:fill="FFFFFF"/>
            <w:tcMar>
              <w:top w:w="0" w:type="dxa"/>
              <w:left w:w="0" w:type="dxa"/>
              <w:bottom w:w="0" w:type="dxa"/>
              <w:right w:w="0" w:type="dxa"/>
            </w:tcMar>
            <w:vAlign w:val="center"/>
          </w:tcPr>
          <w:p w14:paraId="749C1825" w14:textId="77777777" w:rsidR="00C40095" w:rsidRDefault="00AE3C4E">
            <w:pPr>
              <w:spacing w:before="100" w:after="100"/>
              <w:ind w:left="100" w:right="100"/>
              <w:jc w:val="center"/>
            </w:pPr>
            <w:r>
              <w:rPr>
                <w:rFonts w:ascii="Arial" w:eastAsia="Arial" w:hAnsi="Arial" w:cs="Arial"/>
                <w:color w:val="000000"/>
                <w:sz w:val="16"/>
                <w:szCs w:val="16"/>
              </w:rPr>
              <w:t xml:space="preserve"> </w:t>
            </w:r>
          </w:p>
        </w:tc>
        <w:tc>
          <w:tcPr>
            <w:tcW w:w="1224" w:type="dxa"/>
            <w:shd w:val="clear" w:color="auto" w:fill="FFFFFF"/>
            <w:tcMar>
              <w:top w:w="0" w:type="dxa"/>
              <w:left w:w="0" w:type="dxa"/>
              <w:bottom w:w="0" w:type="dxa"/>
              <w:right w:w="0" w:type="dxa"/>
            </w:tcMar>
            <w:vAlign w:val="center"/>
          </w:tcPr>
          <w:p w14:paraId="2357400D" w14:textId="77777777" w:rsidR="00C40095" w:rsidRDefault="00AE3C4E">
            <w:pPr>
              <w:spacing w:before="100" w:after="100"/>
              <w:ind w:left="100" w:right="100"/>
              <w:jc w:val="center"/>
            </w:pPr>
            <w:r>
              <w:rPr>
                <w:rFonts w:ascii="Arial" w:eastAsia="Arial" w:hAnsi="Arial" w:cs="Arial"/>
                <w:color w:val="000000"/>
                <w:sz w:val="16"/>
                <w:szCs w:val="16"/>
              </w:rPr>
              <w:t>-0.25</w:t>
            </w:r>
          </w:p>
        </w:tc>
        <w:tc>
          <w:tcPr>
            <w:tcW w:w="864" w:type="dxa"/>
            <w:shd w:val="clear" w:color="auto" w:fill="FFFFFF"/>
            <w:tcMar>
              <w:top w:w="0" w:type="dxa"/>
              <w:left w:w="0" w:type="dxa"/>
              <w:bottom w:w="0" w:type="dxa"/>
              <w:right w:w="0" w:type="dxa"/>
            </w:tcMar>
            <w:vAlign w:val="center"/>
          </w:tcPr>
          <w:p w14:paraId="6540E8E5" w14:textId="77777777" w:rsidR="00C40095" w:rsidRDefault="00AE3C4E">
            <w:pPr>
              <w:spacing w:before="100" w:after="100"/>
              <w:ind w:left="100" w:right="100"/>
              <w:jc w:val="center"/>
            </w:pPr>
            <w:r>
              <w:rPr>
                <w:rFonts w:ascii="Arial" w:eastAsia="Arial" w:hAnsi="Arial" w:cs="Arial"/>
                <w:color w:val="000000"/>
                <w:sz w:val="16"/>
                <w:szCs w:val="16"/>
              </w:rPr>
              <w:t>-0.82</w:t>
            </w:r>
          </w:p>
        </w:tc>
        <w:tc>
          <w:tcPr>
            <w:tcW w:w="864" w:type="dxa"/>
            <w:shd w:val="clear" w:color="auto" w:fill="FFFFFF"/>
            <w:tcMar>
              <w:top w:w="0" w:type="dxa"/>
              <w:left w:w="0" w:type="dxa"/>
              <w:bottom w:w="0" w:type="dxa"/>
              <w:right w:w="0" w:type="dxa"/>
            </w:tcMar>
            <w:vAlign w:val="center"/>
          </w:tcPr>
          <w:p w14:paraId="06337F8C" w14:textId="77777777" w:rsidR="00C40095" w:rsidRDefault="00AE3C4E">
            <w:pPr>
              <w:spacing w:before="100" w:after="100"/>
              <w:ind w:left="100" w:right="100"/>
              <w:jc w:val="center"/>
            </w:pPr>
            <w:r>
              <w:rPr>
                <w:rFonts w:ascii="Arial" w:eastAsia="Arial" w:hAnsi="Arial" w:cs="Arial"/>
                <w:color w:val="000000"/>
                <w:sz w:val="16"/>
                <w:szCs w:val="16"/>
              </w:rPr>
              <w:t>0.28</w:t>
            </w:r>
          </w:p>
        </w:tc>
        <w:tc>
          <w:tcPr>
            <w:tcW w:w="864" w:type="dxa"/>
            <w:shd w:val="clear" w:color="auto" w:fill="FFFFFF"/>
            <w:tcMar>
              <w:top w:w="0" w:type="dxa"/>
              <w:left w:w="0" w:type="dxa"/>
              <w:bottom w:w="0" w:type="dxa"/>
              <w:right w:w="0" w:type="dxa"/>
            </w:tcMar>
            <w:vAlign w:val="center"/>
          </w:tcPr>
          <w:p w14:paraId="00B0D5FC" w14:textId="77777777" w:rsidR="00C40095" w:rsidRDefault="00AE3C4E">
            <w:pPr>
              <w:spacing w:before="100" w:after="100"/>
              <w:ind w:left="100" w:right="100"/>
              <w:jc w:val="center"/>
            </w:pPr>
            <w:r>
              <w:rPr>
                <w:rFonts w:ascii="Arial" w:eastAsia="Arial" w:hAnsi="Arial" w:cs="Arial"/>
                <w:color w:val="000000"/>
                <w:sz w:val="16"/>
                <w:szCs w:val="16"/>
              </w:rPr>
              <w:t>1</w:t>
            </w:r>
          </w:p>
        </w:tc>
        <w:tc>
          <w:tcPr>
            <w:tcW w:w="864" w:type="dxa"/>
            <w:shd w:val="clear" w:color="auto" w:fill="FFFFFF"/>
            <w:tcMar>
              <w:top w:w="0" w:type="dxa"/>
              <w:left w:w="0" w:type="dxa"/>
              <w:bottom w:w="0" w:type="dxa"/>
              <w:right w:w="0" w:type="dxa"/>
            </w:tcMar>
            <w:vAlign w:val="center"/>
          </w:tcPr>
          <w:p w14:paraId="1B0DD9E6" w14:textId="77777777" w:rsidR="00C40095" w:rsidRDefault="00AE3C4E">
            <w:pPr>
              <w:spacing w:before="100" w:after="100"/>
              <w:ind w:left="100" w:right="100"/>
              <w:jc w:val="center"/>
            </w:pPr>
            <w:r>
              <w:rPr>
                <w:rFonts w:ascii="Arial" w:eastAsia="Arial" w:hAnsi="Arial" w:cs="Arial"/>
                <w:color w:val="000000"/>
                <w:sz w:val="16"/>
                <w:szCs w:val="16"/>
              </w:rPr>
              <w:t>0.99</w:t>
            </w:r>
          </w:p>
        </w:tc>
        <w:tc>
          <w:tcPr>
            <w:tcW w:w="864" w:type="dxa"/>
            <w:shd w:val="clear" w:color="auto" w:fill="FFFFFF"/>
            <w:tcMar>
              <w:top w:w="0" w:type="dxa"/>
              <w:left w:w="0" w:type="dxa"/>
              <w:bottom w:w="0" w:type="dxa"/>
              <w:right w:w="0" w:type="dxa"/>
            </w:tcMar>
            <w:vAlign w:val="center"/>
          </w:tcPr>
          <w:p w14:paraId="7D6D0C9E" w14:textId="77777777" w:rsidR="00C40095" w:rsidRDefault="00AE3C4E">
            <w:pPr>
              <w:spacing w:before="100" w:after="100"/>
              <w:ind w:left="100" w:right="100"/>
              <w:jc w:val="center"/>
            </w:pPr>
            <w:r>
              <w:rPr>
                <w:rFonts w:ascii="Arial" w:eastAsia="Arial" w:hAnsi="Arial" w:cs="Arial"/>
                <w:color w:val="000000"/>
                <w:sz w:val="16"/>
                <w:szCs w:val="16"/>
              </w:rPr>
              <w:t>1</w:t>
            </w:r>
          </w:p>
        </w:tc>
      </w:tr>
      <w:tr w:rsidR="00C40095" w14:paraId="158D8BC4" w14:textId="77777777" w:rsidTr="00C40095">
        <w:trPr>
          <w:cantSplit/>
          <w:jc w:val="center"/>
        </w:trPr>
        <w:tc>
          <w:tcPr>
            <w:tcW w:w="1440" w:type="dxa"/>
            <w:tcBorders>
              <w:bottom w:val="single" w:sz="8" w:space="0" w:color="666666"/>
            </w:tcBorders>
            <w:shd w:val="clear" w:color="auto" w:fill="FFFFFF"/>
            <w:tcMar>
              <w:top w:w="0" w:type="dxa"/>
              <w:left w:w="0" w:type="dxa"/>
              <w:bottom w:w="0" w:type="dxa"/>
              <w:right w:w="0" w:type="dxa"/>
            </w:tcMar>
            <w:vAlign w:val="center"/>
          </w:tcPr>
          <w:p w14:paraId="575634F9" w14:textId="77777777" w:rsidR="00C40095" w:rsidRDefault="00AE3C4E">
            <w:pPr>
              <w:spacing w:before="100" w:after="100"/>
              <w:ind w:left="100" w:right="100"/>
              <w:jc w:val="center"/>
            </w:pPr>
            <w:r>
              <w:rPr>
                <w:rFonts w:ascii="Arial" w:eastAsia="Arial" w:hAnsi="Arial" w:cs="Arial"/>
                <w:color w:val="000000"/>
                <w:sz w:val="16"/>
                <w:szCs w:val="16"/>
              </w:rPr>
              <w:t>Dominant frequency range (kHz)</w:t>
            </w:r>
          </w:p>
        </w:tc>
        <w:tc>
          <w:tcPr>
            <w:tcW w:w="1440" w:type="dxa"/>
            <w:tcBorders>
              <w:bottom w:val="single" w:sz="8" w:space="0" w:color="666666"/>
            </w:tcBorders>
            <w:shd w:val="clear" w:color="auto" w:fill="FFFFFF"/>
            <w:tcMar>
              <w:top w:w="0" w:type="dxa"/>
              <w:left w:w="0" w:type="dxa"/>
              <w:bottom w:w="0" w:type="dxa"/>
              <w:right w:w="0" w:type="dxa"/>
            </w:tcMar>
            <w:vAlign w:val="center"/>
          </w:tcPr>
          <w:p w14:paraId="213B0BFA" w14:textId="77777777" w:rsidR="00C40095" w:rsidRDefault="00AE3C4E">
            <w:pPr>
              <w:spacing w:before="100" w:after="100"/>
              <w:ind w:left="100" w:right="100"/>
              <w:jc w:val="center"/>
            </w:pPr>
            <w:r>
              <w:rPr>
                <w:rFonts w:ascii="Arial" w:eastAsia="Arial" w:hAnsi="Arial" w:cs="Arial"/>
                <w:color w:val="000000"/>
                <w:sz w:val="16"/>
                <w:szCs w:val="16"/>
              </w:rPr>
              <w:t xml:space="preserve"> </w:t>
            </w:r>
          </w:p>
        </w:tc>
        <w:tc>
          <w:tcPr>
            <w:tcW w:w="1224" w:type="dxa"/>
            <w:tcBorders>
              <w:bottom w:val="single" w:sz="8" w:space="0" w:color="666666"/>
            </w:tcBorders>
            <w:shd w:val="clear" w:color="auto" w:fill="FFFFFF"/>
            <w:tcMar>
              <w:top w:w="0" w:type="dxa"/>
              <w:left w:w="0" w:type="dxa"/>
              <w:bottom w:w="0" w:type="dxa"/>
              <w:right w:w="0" w:type="dxa"/>
            </w:tcMar>
            <w:vAlign w:val="center"/>
          </w:tcPr>
          <w:p w14:paraId="71472F4A" w14:textId="77777777" w:rsidR="00C40095" w:rsidRDefault="00AE3C4E">
            <w:pPr>
              <w:spacing w:before="100" w:after="100"/>
              <w:ind w:left="100" w:right="100"/>
              <w:jc w:val="center"/>
            </w:pPr>
            <w:r>
              <w:rPr>
                <w:rFonts w:ascii="Arial" w:eastAsia="Arial" w:hAnsi="Arial" w:cs="Arial"/>
                <w:color w:val="000000"/>
                <w:sz w:val="16"/>
                <w:szCs w:val="16"/>
              </w:rPr>
              <w:t>2.14</w:t>
            </w:r>
          </w:p>
        </w:tc>
        <w:tc>
          <w:tcPr>
            <w:tcW w:w="864" w:type="dxa"/>
            <w:tcBorders>
              <w:bottom w:val="single" w:sz="8" w:space="0" w:color="666666"/>
            </w:tcBorders>
            <w:shd w:val="clear" w:color="auto" w:fill="FFFFFF"/>
            <w:tcMar>
              <w:top w:w="0" w:type="dxa"/>
              <w:left w:w="0" w:type="dxa"/>
              <w:bottom w:w="0" w:type="dxa"/>
              <w:right w:w="0" w:type="dxa"/>
            </w:tcMar>
            <w:vAlign w:val="center"/>
          </w:tcPr>
          <w:p w14:paraId="52EE0FEF" w14:textId="77777777" w:rsidR="00C40095" w:rsidRDefault="00AE3C4E">
            <w:pPr>
              <w:spacing w:before="100" w:after="100"/>
              <w:ind w:left="100" w:right="100"/>
              <w:jc w:val="center"/>
            </w:pPr>
            <w:r>
              <w:rPr>
                <w:rFonts w:ascii="Arial" w:eastAsia="Arial" w:hAnsi="Arial" w:cs="Arial"/>
                <w:color w:val="000000"/>
                <w:sz w:val="16"/>
                <w:szCs w:val="16"/>
              </w:rPr>
              <w:t>1.74</w:t>
            </w:r>
          </w:p>
        </w:tc>
        <w:tc>
          <w:tcPr>
            <w:tcW w:w="864" w:type="dxa"/>
            <w:tcBorders>
              <w:bottom w:val="single" w:sz="8" w:space="0" w:color="666666"/>
            </w:tcBorders>
            <w:shd w:val="clear" w:color="auto" w:fill="FFFFFF"/>
            <w:tcMar>
              <w:top w:w="0" w:type="dxa"/>
              <w:left w:w="0" w:type="dxa"/>
              <w:bottom w:w="0" w:type="dxa"/>
              <w:right w:w="0" w:type="dxa"/>
            </w:tcMar>
            <w:vAlign w:val="center"/>
          </w:tcPr>
          <w:p w14:paraId="11E62CF4" w14:textId="77777777" w:rsidR="00C40095" w:rsidRDefault="00AE3C4E">
            <w:pPr>
              <w:spacing w:before="100" w:after="100"/>
              <w:ind w:left="100" w:right="100"/>
              <w:jc w:val="center"/>
            </w:pPr>
            <w:r>
              <w:rPr>
                <w:rFonts w:ascii="Arial" w:eastAsia="Arial" w:hAnsi="Arial" w:cs="Arial"/>
                <w:color w:val="000000"/>
                <w:sz w:val="16"/>
                <w:szCs w:val="16"/>
              </w:rPr>
              <w:t>2.62</w:t>
            </w:r>
          </w:p>
        </w:tc>
        <w:tc>
          <w:tcPr>
            <w:tcW w:w="864" w:type="dxa"/>
            <w:tcBorders>
              <w:bottom w:val="single" w:sz="8" w:space="0" w:color="666666"/>
            </w:tcBorders>
            <w:shd w:val="clear" w:color="auto" w:fill="FFFFFF"/>
            <w:tcMar>
              <w:top w:w="0" w:type="dxa"/>
              <w:left w:w="0" w:type="dxa"/>
              <w:bottom w:w="0" w:type="dxa"/>
              <w:right w:w="0" w:type="dxa"/>
            </w:tcMar>
            <w:vAlign w:val="center"/>
          </w:tcPr>
          <w:p w14:paraId="46573A0C" w14:textId="77777777" w:rsidR="00C40095" w:rsidRDefault="00AE3C4E">
            <w:pPr>
              <w:spacing w:before="100" w:after="100"/>
              <w:ind w:left="100" w:right="100"/>
              <w:jc w:val="center"/>
            </w:pPr>
            <w:r>
              <w:rPr>
                <w:rFonts w:ascii="Arial" w:eastAsia="Arial" w:hAnsi="Arial" w:cs="Arial"/>
                <w:color w:val="000000"/>
                <w:sz w:val="16"/>
                <w:szCs w:val="16"/>
              </w:rPr>
              <w:t>4.91</w:t>
            </w:r>
          </w:p>
        </w:tc>
        <w:tc>
          <w:tcPr>
            <w:tcW w:w="864" w:type="dxa"/>
            <w:tcBorders>
              <w:bottom w:val="single" w:sz="8" w:space="0" w:color="666666"/>
            </w:tcBorders>
            <w:shd w:val="clear" w:color="auto" w:fill="FFFFFF"/>
            <w:tcMar>
              <w:top w:w="0" w:type="dxa"/>
              <w:left w:w="0" w:type="dxa"/>
              <w:bottom w:w="0" w:type="dxa"/>
              <w:right w:w="0" w:type="dxa"/>
            </w:tcMar>
            <w:vAlign w:val="center"/>
          </w:tcPr>
          <w:p w14:paraId="1B5ABB0C" w14:textId="77777777" w:rsidR="00C40095" w:rsidRDefault="00AE3C4E">
            <w:pPr>
              <w:spacing w:before="100" w:after="100"/>
              <w:ind w:left="100" w:right="100"/>
              <w:jc w:val="center"/>
            </w:pPr>
            <w:r>
              <w:rPr>
                <w:rFonts w:ascii="Arial" w:eastAsia="Arial" w:hAnsi="Arial" w:cs="Arial"/>
                <w:color w:val="000000"/>
                <w:sz w:val="16"/>
                <w:szCs w:val="16"/>
              </w:rPr>
              <w:t>3.48</w:t>
            </w:r>
          </w:p>
        </w:tc>
        <w:tc>
          <w:tcPr>
            <w:tcW w:w="864" w:type="dxa"/>
            <w:tcBorders>
              <w:bottom w:val="single" w:sz="8" w:space="0" w:color="666666"/>
            </w:tcBorders>
            <w:shd w:val="clear" w:color="auto" w:fill="FFFFFF"/>
            <w:tcMar>
              <w:top w:w="0" w:type="dxa"/>
              <w:left w:w="0" w:type="dxa"/>
              <w:bottom w:w="0" w:type="dxa"/>
              <w:right w:w="0" w:type="dxa"/>
            </w:tcMar>
            <w:vAlign w:val="center"/>
          </w:tcPr>
          <w:p w14:paraId="02C6894A" w14:textId="77777777" w:rsidR="00C40095" w:rsidRDefault="00AE3C4E">
            <w:pPr>
              <w:spacing w:before="100" w:after="100"/>
              <w:ind w:left="100" w:right="100"/>
              <w:jc w:val="center"/>
            </w:pPr>
            <w:r>
              <w:rPr>
                <w:rFonts w:ascii="Arial" w:eastAsia="Arial" w:hAnsi="Arial" w:cs="Arial"/>
                <w:color w:val="000000"/>
                <w:sz w:val="16"/>
                <w:szCs w:val="16"/>
              </w:rPr>
              <w:t>6.48</w:t>
            </w:r>
          </w:p>
        </w:tc>
      </w:tr>
      <w:tr w:rsidR="00C40095" w14:paraId="35E8DD1E" w14:textId="77777777" w:rsidTr="00C40095">
        <w:trPr>
          <w:cantSplit/>
          <w:jc w:val="center"/>
        </w:trPr>
        <w:tc>
          <w:tcPr>
            <w:tcW w:w="1440" w:type="dxa"/>
            <w:tcBorders>
              <w:top w:val="single" w:sz="8" w:space="0" w:color="666666"/>
            </w:tcBorders>
            <w:shd w:val="clear" w:color="auto" w:fill="FFFFFF"/>
            <w:tcMar>
              <w:top w:w="0" w:type="dxa"/>
              <w:left w:w="0" w:type="dxa"/>
              <w:bottom w:w="0" w:type="dxa"/>
              <w:right w:w="0" w:type="dxa"/>
            </w:tcMar>
            <w:vAlign w:val="center"/>
          </w:tcPr>
          <w:p w14:paraId="7237944D" w14:textId="77777777" w:rsidR="00C40095" w:rsidRDefault="00AE3C4E">
            <w:pPr>
              <w:spacing w:before="100" w:after="100"/>
              <w:ind w:left="100" w:right="100"/>
              <w:jc w:val="center"/>
            </w:pPr>
            <w:r>
              <w:rPr>
                <w:rFonts w:ascii="Arial" w:eastAsia="Arial" w:hAnsi="Arial" w:cs="Arial"/>
                <w:color w:val="000000"/>
                <w:sz w:val="16"/>
                <w:szCs w:val="16"/>
              </w:rPr>
              <w:t>Received level (dB RMS)</w:t>
            </w:r>
          </w:p>
        </w:tc>
        <w:tc>
          <w:tcPr>
            <w:tcW w:w="1440" w:type="dxa"/>
            <w:tcBorders>
              <w:top w:val="single" w:sz="8" w:space="0" w:color="666666"/>
            </w:tcBorders>
            <w:shd w:val="clear" w:color="auto" w:fill="FFFFFF"/>
            <w:tcMar>
              <w:top w:w="0" w:type="dxa"/>
              <w:left w:w="0" w:type="dxa"/>
              <w:bottom w:w="0" w:type="dxa"/>
              <w:right w:w="0" w:type="dxa"/>
            </w:tcMar>
            <w:vAlign w:val="center"/>
          </w:tcPr>
          <w:p w14:paraId="5941445C" w14:textId="77777777" w:rsidR="00C40095" w:rsidRDefault="00AE3C4E">
            <w:pPr>
              <w:spacing w:before="100" w:after="100"/>
              <w:ind w:left="100" w:right="100"/>
              <w:jc w:val="center"/>
            </w:pPr>
            <w:r>
              <w:rPr>
                <w:rFonts w:ascii="Arial" w:eastAsia="Arial" w:hAnsi="Arial" w:cs="Arial"/>
                <w:color w:val="000000"/>
                <w:sz w:val="16"/>
                <w:szCs w:val="16"/>
              </w:rPr>
              <w:t>Multi-Virtual multi</w:t>
            </w:r>
          </w:p>
        </w:tc>
        <w:tc>
          <w:tcPr>
            <w:tcW w:w="1224" w:type="dxa"/>
            <w:tcBorders>
              <w:top w:val="single" w:sz="8" w:space="0" w:color="666666"/>
            </w:tcBorders>
            <w:shd w:val="clear" w:color="auto" w:fill="FFFFFF"/>
            <w:tcMar>
              <w:top w:w="0" w:type="dxa"/>
              <w:left w:w="0" w:type="dxa"/>
              <w:bottom w:w="0" w:type="dxa"/>
              <w:right w:w="0" w:type="dxa"/>
            </w:tcMar>
            <w:vAlign w:val="center"/>
          </w:tcPr>
          <w:p w14:paraId="37E856F6" w14:textId="77777777" w:rsidR="00C40095" w:rsidRDefault="00AE3C4E">
            <w:pPr>
              <w:spacing w:before="100" w:after="100"/>
              <w:ind w:left="100" w:right="100"/>
              <w:jc w:val="center"/>
            </w:pPr>
            <w:r>
              <w:rPr>
                <w:rFonts w:ascii="Arial" w:eastAsia="Arial" w:hAnsi="Arial" w:cs="Arial"/>
                <w:color w:val="000000"/>
                <w:sz w:val="16"/>
                <w:szCs w:val="16"/>
              </w:rPr>
              <w:t>0.50</w:t>
            </w:r>
          </w:p>
        </w:tc>
        <w:tc>
          <w:tcPr>
            <w:tcW w:w="864" w:type="dxa"/>
            <w:tcBorders>
              <w:top w:val="single" w:sz="8" w:space="0" w:color="666666"/>
            </w:tcBorders>
            <w:shd w:val="clear" w:color="auto" w:fill="FFFFFF"/>
            <w:tcMar>
              <w:top w:w="0" w:type="dxa"/>
              <w:left w:w="0" w:type="dxa"/>
              <w:bottom w:w="0" w:type="dxa"/>
              <w:right w:w="0" w:type="dxa"/>
            </w:tcMar>
            <w:vAlign w:val="center"/>
          </w:tcPr>
          <w:p w14:paraId="675CF787" w14:textId="77777777" w:rsidR="00C40095" w:rsidRDefault="00AE3C4E">
            <w:pPr>
              <w:spacing w:before="100" w:after="100"/>
              <w:ind w:left="100" w:right="100"/>
              <w:jc w:val="center"/>
            </w:pPr>
            <w:r>
              <w:rPr>
                <w:rFonts w:ascii="Arial" w:eastAsia="Arial" w:hAnsi="Arial" w:cs="Arial"/>
                <w:color w:val="000000"/>
                <w:sz w:val="16"/>
                <w:szCs w:val="16"/>
              </w:rPr>
              <w:t>-0.40</w:t>
            </w:r>
          </w:p>
        </w:tc>
        <w:tc>
          <w:tcPr>
            <w:tcW w:w="864" w:type="dxa"/>
            <w:tcBorders>
              <w:top w:val="single" w:sz="8" w:space="0" w:color="666666"/>
            </w:tcBorders>
            <w:shd w:val="clear" w:color="auto" w:fill="FFFFFF"/>
            <w:tcMar>
              <w:top w:w="0" w:type="dxa"/>
              <w:left w:w="0" w:type="dxa"/>
              <w:bottom w:w="0" w:type="dxa"/>
              <w:right w:w="0" w:type="dxa"/>
            </w:tcMar>
            <w:vAlign w:val="center"/>
          </w:tcPr>
          <w:p w14:paraId="7490DFEA" w14:textId="77777777" w:rsidR="00C40095" w:rsidRDefault="00AE3C4E">
            <w:pPr>
              <w:spacing w:before="100" w:after="100"/>
              <w:ind w:left="100" w:right="100"/>
              <w:jc w:val="center"/>
            </w:pPr>
            <w:r>
              <w:rPr>
                <w:rFonts w:ascii="Arial" w:eastAsia="Arial" w:hAnsi="Arial" w:cs="Arial"/>
                <w:color w:val="000000"/>
                <w:sz w:val="16"/>
                <w:szCs w:val="16"/>
              </w:rPr>
              <w:t>1.40</w:t>
            </w:r>
          </w:p>
        </w:tc>
        <w:tc>
          <w:tcPr>
            <w:tcW w:w="864" w:type="dxa"/>
            <w:tcBorders>
              <w:top w:val="single" w:sz="8" w:space="0" w:color="666666"/>
            </w:tcBorders>
            <w:shd w:val="clear" w:color="auto" w:fill="FFFFFF"/>
            <w:tcMar>
              <w:top w:w="0" w:type="dxa"/>
              <w:left w:w="0" w:type="dxa"/>
              <w:bottom w:w="0" w:type="dxa"/>
              <w:right w:w="0" w:type="dxa"/>
            </w:tcMar>
            <w:vAlign w:val="center"/>
          </w:tcPr>
          <w:p w14:paraId="74EB0718" w14:textId="77777777" w:rsidR="00C40095" w:rsidRDefault="00AE3C4E">
            <w:pPr>
              <w:spacing w:before="100" w:after="100"/>
              <w:ind w:left="100" w:right="100"/>
              <w:jc w:val="center"/>
            </w:pPr>
            <w:r>
              <w:rPr>
                <w:rFonts w:ascii="Arial" w:eastAsia="Arial" w:hAnsi="Arial" w:cs="Arial"/>
                <w:color w:val="000000"/>
                <w:sz w:val="16"/>
                <w:szCs w:val="16"/>
              </w:rPr>
              <w:t>-</w:t>
            </w:r>
          </w:p>
        </w:tc>
        <w:tc>
          <w:tcPr>
            <w:tcW w:w="864" w:type="dxa"/>
            <w:tcBorders>
              <w:top w:val="single" w:sz="8" w:space="0" w:color="666666"/>
            </w:tcBorders>
            <w:shd w:val="clear" w:color="auto" w:fill="FFFFFF"/>
            <w:tcMar>
              <w:top w:w="0" w:type="dxa"/>
              <w:left w:w="0" w:type="dxa"/>
              <w:bottom w:w="0" w:type="dxa"/>
              <w:right w:w="0" w:type="dxa"/>
            </w:tcMar>
            <w:vAlign w:val="center"/>
          </w:tcPr>
          <w:p w14:paraId="777C23EB" w14:textId="77777777" w:rsidR="00C40095" w:rsidRDefault="00AE3C4E">
            <w:pPr>
              <w:spacing w:before="100" w:after="100"/>
              <w:ind w:left="100" w:right="100"/>
              <w:jc w:val="center"/>
            </w:pPr>
            <w:r>
              <w:rPr>
                <w:rFonts w:ascii="Arial" w:eastAsia="Arial" w:hAnsi="Arial" w:cs="Arial"/>
                <w:color w:val="000000"/>
                <w:sz w:val="16"/>
                <w:szCs w:val="16"/>
              </w:rPr>
              <w:t>-</w:t>
            </w:r>
          </w:p>
        </w:tc>
        <w:tc>
          <w:tcPr>
            <w:tcW w:w="864" w:type="dxa"/>
            <w:tcBorders>
              <w:top w:val="single" w:sz="8" w:space="0" w:color="666666"/>
            </w:tcBorders>
            <w:shd w:val="clear" w:color="auto" w:fill="FFFFFF"/>
            <w:tcMar>
              <w:top w:w="0" w:type="dxa"/>
              <w:left w:w="0" w:type="dxa"/>
              <w:bottom w:w="0" w:type="dxa"/>
              <w:right w:w="0" w:type="dxa"/>
            </w:tcMar>
            <w:vAlign w:val="center"/>
          </w:tcPr>
          <w:p w14:paraId="707AE67B" w14:textId="77777777" w:rsidR="00C40095" w:rsidRDefault="00AE3C4E">
            <w:pPr>
              <w:spacing w:before="100" w:after="100"/>
              <w:ind w:left="100" w:right="100"/>
              <w:jc w:val="center"/>
            </w:pPr>
            <w:r>
              <w:rPr>
                <w:rFonts w:ascii="Arial" w:eastAsia="Arial" w:hAnsi="Arial" w:cs="Arial"/>
                <w:color w:val="000000"/>
                <w:sz w:val="16"/>
                <w:szCs w:val="16"/>
              </w:rPr>
              <w:t>-</w:t>
            </w:r>
          </w:p>
        </w:tc>
      </w:tr>
      <w:tr w:rsidR="00C40095" w14:paraId="21CE4C0A" w14:textId="77777777" w:rsidTr="00C40095">
        <w:trPr>
          <w:cantSplit/>
          <w:jc w:val="center"/>
        </w:trPr>
        <w:tc>
          <w:tcPr>
            <w:tcW w:w="1440" w:type="dxa"/>
            <w:shd w:val="clear" w:color="auto" w:fill="FFFFFF"/>
            <w:tcMar>
              <w:top w:w="0" w:type="dxa"/>
              <w:left w:w="0" w:type="dxa"/>
              <w:bottom w:w="0" w:type="dxa"/>
              <w:right w:w="0" w:type="dxa"/>
            </w:tcMar>
            <w:vAlign w:val="center"/>
          </w:tcPr>
          <w:p w14:paraId="4177990C" w14:textId="77777777" w:rsidR="00C40095" w:rsidRDefault="00AE3C4E">
            <w:pPr>
              <w:spacing w:before="100" w:after="100"/>
              <w:ind w:left="100" w:right="100"/>
              <w:jc w:val="center"/>
            </w:pPr>
            <w:r>
              <w:rPr>
                <w:rFonts w:ascii="Arial" w:eastAsia="Arial" w:hAnsi="Arial" w:cs="Arial"/>
                <w:color w:val="000000"/>
                <w:sz w:val="16"/>
                <w:szCs w:val="16"/>
              </w:rPr>
              <w:t>Lower frequency (kHz)</w:t>
            </w:r>
          </w:p>
        </w:tc>
        <w:tc>
          <w:tcPr>
            <w:tcW w:w="1440" w:type="dxa"/>
            <w:shd w:val="clear" w:color="auto" w:fill="FFFFFF"/>
            <w:tcMar>
              <w:top w:w="0" w:type="dxa"/>
              <w:left w:w="0" w:type="dxa"/>
              <w:bottom w:w="0" w:type="dxa"/>
              <w:right w:w="0" w:type="dxa"/>
            </w:tcMar>
            <w:vAlign w:val="center"/>
          </w:tcPr>
          <w:p w14:paraId="24373056" w14:textId="77777777" w:rsidR="00C40095" w:rsidRDefault="00AE3C4E">
            <w:pPr>
              <w:spacing w:before="100" w:after="100"/>
              <w:ind w:left="100" w:right="100"/>
              <w:jc w:val="center"/>
            </w:pPr>
            <w:r>
              <w:rPr>
                <w:rFonts w:ascii="Arial" w:eastAsia="Arial" w:hAnsi="Arial" w:cs="Arial"/>
                <w:color w:val="000000"/>
                <w:sz w:val="16"/>
                <w:szCs w:val="16"/>
              </w:rPr>
              <w:t xml:space="preserve"> </w:t>
            </w:r>
          </w:p>
        </w:tc>
        <w:tc>
          <w:tcPr>
            <w:tcW w:w="1224" w:type="dxa"/>
            <w:shd w:val="clear" w:color="auto" w:fill="FFFFFF"/>
            <w:tcMar>
              <w:top w:w="0" w:type="dxa"/>
              <w:left w:w="0" w:type="dxa"/>
              <w:bottom w:w="0" w:type="dxa"/>
              <w:right w:w="0" w:type="dxa"/>
            </w:tcMar>
            <w:vAlign w:val="center"/>
          </w:tcPr>
          <w:p w14:paraId="744617F3" w14:textId="77777777" w:rsidR="00C40095" w:rsidRDefault="00AE3C4E">
            <w:pPr>
              <w:spacing w:before="100" w:after="100"/>
              <w:ind w:left="100" w:right="100"/>
              <w:jc w:val="center"/>
            </w:pPr>
            <w:r>
              <w:rPr>
                <w:rFonts w:ascii="Arial" w:eastAsia="Arial" w:hAnsi="Arial" w:cs="Arial"/>
                <w:color w:val="000000"/>
                <w:sz w:val="16"/>
                <w:szCs w:val="16"/>
              </w:rPr>
              <w:t>-0.41</w:t>
            </w:r>
          </w:p>
        </w:tc>
        <w:tc>
          <w:tcPr>
            <w:tcW w:w="864" w:type="dxa"/>
            <w:shd w:val="clear" w:color="auto" w:fill="FFFFFF"/>
            <w:tcMar>
              <w:top w:w="0" w:type="dxa"/>
              <w:left w:w="0" w:type="dxa"/>
              <w:bottom w:w="0" w:type="dxa"/>
              <w:right w:w="0" w:type="dxa"/>
            </w:tcMar>
            <w:vAlign w:val="center"/>
          </w:tcPr>
          <w:p w14:paraId="4011B4C5" w14:textId="77777777" w:rsidR="00C40095" w:rsidRDefault="00AE3C4E">
            <w:pPr>
              <w:spacing w:before="100" w:after="100"/>
              <w:ind w:left="100" w:right="100"/>
              <w:jc w:val="center"/>
            </w:pPr>
            <w:r>
              <w:rPr>
                <w:rFonts w:ascii="Arial" w:eastAsia="Arial" w:hAnsi="Arial" w:cs="Arial"/>
                <w:color w:val="000000"/>
                <w:sz w:val="16"/>
                <w:szCs w:val="16"/>
              </w:rPr>
              <w:t>-1.20</w:t>
            </w:r>
          </w:p>
        </w:tc>
        <w:tc>
          <w:tcPr>
            <w:tcW w:w="864" w:type="dxa"/>
            <w:shd w:val="clear" w:color="auto" w:fill="FFFFFF"/>
            <w:tcMar>
              <w:top w:w="0" w:type="dxa"/>
              <w:left w:w="0" w:type="dxa"/>
              <w:bottom w:w="0" w:type="dxa"/>
              <w:right w:w="0" w:type="dxa"/>
            </w:tcMar>
            <w:vAlign w:val="center"/>
          </w:tcPr>
          <w:p w14:paraId="0250CE33" w14:textId="77777777" w:rsidR="00C40095" w:rsidRDefault="00AE3C4E">
            <w:pPr>
              <w:spacing w:before="100" w:after="100"/>
              <w:ind w:left="100" w:right="100"/>
              <w:jc w:val="center"/>
            </w:pPr>
            <w:r>
              <w:rPr>
                <w:rFonts w:ascii="Arial" w:eastAsia="Arial" w:hAnsi="Arial" w:cs="Arial"/>
                <w:color w:val="000000"/>
                <w:sz w:val="16"/>
                <w:szCs w:val="16"/>
              </w:rPr>
              <w:t>0.37</w:t>
            </w:r>
          </w:p>
        </w:tc>
        <w:tc>
          <w:tcPr>
            <w:tcW w:w="864" w:type="dxa"/>
            <w:shd w:val="clear" w:color="auto" w:fill="FFFFFF"/>
            <w:tcMar>
              <w:top w:w="0" w:type="dxa"/>
              <w:left w:w="0" w:type="dxa"/>
              <w:bottom w:w="0" w:type="dxa"/>
              <w:right w:w="0" w:type="dxa"/>
            </w:tcMar>
            <w:vAlign w:val="center"/>
          </w:tcPr>
          <w:p w14:paraId="71032BD4" w14:textId="77777777" w:rsidR="00C40095" w:rsidRDefault="00AE3C4E">
            <w:pPr>
              <w:spacing w:before="100" w:after="100"/>
              <w:ind w:left="100" w:right="100"/>
              <w:jc w:val="center"/>
            </w:pPr>
            <w:r>
              <w:rPr>
                <w:rFonts w:ascii="Arial" w:eastAsia="Arial" w:hAnsi="Arial" w:cs="Arial"/>
                <w:color w:val="000000"/>
                <w:sz w:val="16"/>
                <w:szCs w:val="16"/>
              </w:rPr>
              <w:t>1</w:t>
            </w:r>
          </w:p>
        </w:tc>
        <w:tc>
          <w:tcPr>
            <w:tcW w:w="864" w:type="dxa"/>
            <w:shd w:val="clear" w:color="auto" w:fill="FFFFFF"/>
            <w:tcMar>
              <w:top w:w="0" w:type="dxa"/>
              <w:left w:w="0" w:type="dxa"/>
              <w:bottom w:w="0" w:type="dxa"/>
              <w:right w:w="0" w:type="dxa"/>
            </w:tcMar>
            <w:vAlign w:val="center"/>
          </w:tcPr>
          <w:p w14:paraId="21B551CA" w14:textId="77777777" w:rsidR="00C40095" w:rsidRDefault="00AE3C4E">
            <w:pPr>
              <w:spacing w:before="100" w:after="100"/>
              <w:ind w:left="100" w:right="100"/>
              <w:jc w:val="center"/>
            </w:pPr>
            <w:r>
              <w:rPr>
                <w:rFonts w:ascii="Arial" w:eastAsia="Arial" w:hAnsi="Arial" w:cs="Arial"/>
                <w:color w:val="000000"/>
                <w:sz w:val="16"/>
                <w:szCs w:val="16"/>
              </w:rPr>
              <w:t>0.99</w:t>
            </w:r>
          </w:p>
        </w:tc>
        <w:tc>
          <w:tcPr>
            <w:tcW w:w="864" w:type="dxa"/>
            <w:shd w:val="clear" w:color="auto" w:fill="FFFFFF"/>
            <w:tcMar>
              <w:top w:w="0" w:type="dxa"/>
              <w:left w:w="0" w:type="dxa"/>
              <w:bottom w:w="0" w:type="dxa"/>
              <w:right w:w="0" w:type="dxa"/>
            </w:tcMar>
            <w:vAlign w:val="center"/>
          </w:tcPr>
          <w:p w14:paraId="440F80D5" w14:textId="77777777" w:rsidR="00C40095" w:rsidRDefault="00AE3C4E">
            <w:pPr>
              <w:spacing w:before="100" w:after="100"/>
              <w:ind w:left="100" w:right="100"/>
              <w:jc w:val="center"/>
            </w:pPr>
            <w:r>
              <w:rPr>
                <w:rFonts w:ascii="Arial" w:eastAsia="Arial" w:hAnsi="Arial" w:cs="Arial"/>
                <w:color w:val="000000"/>
                <w:sz w:val="16"/>
                <w:szCs w:val="16"/>
              </w:rPr>
              <w:t>1</w:t>
            </w:r>
          </w:p>
        </w:tc>
      </w:tr>
      <w:tr w:rsidR="00C40095" w14:paraId="1CBC2415" w14:textId="77777777" w:rsidTr="00C40095">
        <w:trPr>
          <w:cantSplit/>
          <w:jc w:val="center"/>
        </w:trPr>
        <w:tc>
          <w:tcPr>
            <w:tcW w:w="1440" w:type="dxa"/>
            <w:tcBorders>
              <w:bottom w:val="single" w:sz="16" w:space="0" w:color="666666"/>
            </w:tcBorders>
            <w:shd w:val="clear" w:color="auto" w:fill="FFFFFF"/>
            <w:tcMar>
              <w:top w:w="0" w:type="dxa"/>
              <w:left w:w="0" w:type="dxa"/>
              <w:bottom w:w="0" w:type="dxa"/>
              <w:right w:w="0" w:type="dxa"/>
            </w:tcMar>
            <w:vAlign w:val="center"/>
          </w:tcPr>
          <w:p w14:paraId="0247DB40" w14:textId="77777777" w:rsidR="00C40095" w:rsidRDefault="00AE3C4E">
            <w:pPr>
              <w:spacing w:before="100" w:after="100"/>
              <w:ind w:left="100" w:right="100"/>
              <w:jc w:val="center"/>
            </w:pPr>
            <w:r>
              <w:rPr>
                <w:rFonts w:ascii="Arial" w:eastAsia="Arial" w:hAnsi="Arial" w:cs="Arial"/>
                <w:color w:val="000000"/>
                <w:sz w:val="16"/>
                <w:szCs w:val="16"/>
              </w:rPr>
              <w:t>Dominant frequency range (kHz)</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9B2E1E5" w14:textId="77777777" w:rsidR="00C40095" w:rsidRDefault="00AE3C4E">
            <w:pPr>
              <w:spacing w:before="100" w:after="100"/>
              <w:ind w:left="100" w:right="100"/>
              <w:jc w:val="center"/>
            </w:pPr>
            <w:r>
              <w:rPr>
                <w:rFonts w:ascii="Arial" w:eastAsia="Arial" w:hAnsi="Arial" w:cs="Arial"/>
                <w:color w:val="000000"/>
                <w:sz w:val="16"/>
                <w:szCs w:val="16"/>
              </w:rPr>
              <w:t xml:space="preserve"> </w:t>
            </w:r>
          </w:p>
        </w:tc>
        <w:tc>
          <w:tcPr>
            <w:tcW w:w="1224" w:type="dxa"/>
            <w:tcBorders>
              <w:bottom w:val="single" w:sz="16" w:space="0" w:color="666666"/>
            </w:tcBorders>
            <w:shd w:val="clear" w:color="auto" w:fill="FFFFFF"/>
            <w:tcMar>
              <w:top w:w="0" w:type="dxa"/>
              <w:left w:w="0" w:type="dxa"/>
              <w:bottom w:w="0" w:type="dxa"/>
              <w:right w:w="0" w:type="dxa"/>
            </w:tcMar>
            <w:vAlign w:val="center"/>
          </w:tcPr>
          <w:p w14:paraId="7E90D825" w14:textId="77777777" w:rsidR="00C40095" w:rsidRDefault="00AE3C4E">
            <w:pPr>
              <w:spacing w:before="100" w:after="100"/>
              <w:ind w:left="100" w:right="100"/>
              <w:jc w:val="center"/>
            </w:pPr>
            <w:r>
              <w:rPr>
                <w:rFonts w:ascii="Arial" w:eastAsia="Arial" w:hAnsi="Arial" w:cs="Arial"/>
                <w:color w:val="000000"/>
                <w:sz w:val="16"/>
                <w:szCs w:val="16"/>
              </w:rPr>
              <w:t>-0.03</w:t>
            </w:r>
          </w:p>
        </w:tc>
        <w:tc>
          <w:tcPr>
            <w:tcW w:w="864" w:type="dxa"/>
            <w:tcBorders>
              <w:bottom w:val="single" w:sz="16" w:space="0" w:color="666666"/>
            </w:tcBorders>
            <w:shd w:val="clear" w:color="auto" w:fill="FFFFFF"/>
            <w:tcMar>
              <w:top w:w="0" w:type="dxa"/>
              <w:left w:w="0" w:type="dxa"/>
              <w:bottom w:w="0" w:type="dxa"/>
              <w:right w:w="0" w:type="dxa"/>
            </w:tcMar>
            <w:vAlign w:val="center"/>
          </w:tcPr>
          <w:p w14:paraId="15C0FF00" w14:textId="77777777" w:rsidR="00C40095" w:rsidRDefault="00AE3C4E">
            <w:pPr>
              <w:spacing w:before="100" w:after="100"/>
              <w:ind w:left="100" w:right="100"/>
              <w:jc w:val="center"/>
            </w:pPr>
            <w:r>
              <w:rPr>
                <w:rFonts w:ascii="Arial" w:eastAsia="Arial" w:hAnsi="Arial" w:cs="Arial"/>
                <w:color w:val="000000"/>
                <w:sz w:val="16"/>
                <w:szCs w:val="16"/>
              </w:rPr>
              <w:t>-0.80</w:t>
            </w:r>
          </w:p>
        </w:tc>
        <w:tc>
          <w:tcPr>
            <w:tcW w:w="864" w:type="dxa"/>
            <w:tcBorders>
              <w:bottom w:val="single" w:sz="16" w:space="0" w:color="666666"/>
            </w:tcBorders>
            <w:shd w:val="clear" w:color="auto" w:fill="FFFFFF"/>
            <w:tcMar>
              <w:top w:w="0" w:type="dxa"/>
              <w:left w:w="0" w:type="dxa"/>
              <w:bottom w:w="0" w:type="dxa"/>
              <w:right w:w="0" w:type="dxa"/>
            </w:tcMar>
            <w:vAlign w:val="center"/>
          </w:tcPr>
          <w:p w14:paraId="28036AB5" w14:textId="77777777" w:rsidR="00C40095" w:rsidRDefault="00AE3C4E">
            <w:pPr>
              <w:spacing w:before="100" w:after="100"/>
              <w:ind w:left="100" w:right="100"/>
              <w:jc w:val="center"/>
            </w:pPr>
            <w:r>
              <w:rPr>
                <w:rFonts w:ascii="Arial" w:eastAsia="Arial" w:hAnsi="Arial" w:cs="Arial"/>
                <w:color w:val="000000"/>
                <w:sz w:val="16"/>
                <w:szCs w:val="16"/>
              </w:rPr>
              <w:t>0.78</w:t>
            </w:r>
          </w:p>
        </w:tc>
        <w:tc>
          <w:tcPr>
            <w:tcW w:w="864" w:type="dxa"/>
            <w:tcBorders>
              <w:bottom w:val="single" w:sz="16" w:space="0" w:color="666666"/>
            </w:tcBorders>
            <w:shd w:val="clear" w:color="auto" w:fill="FFFFFF"/>
            <w:tcMar>
              <w:top w:w="0" w:type="dxa"/>
              <w:left w:w="0" w:type="dxa"/>
              <w:bottom w:w="0" w:type="dxa"/>
              <w:right w:w="0" w:type="dxa"/>
            </w:tcMar>
            <w:vAlign w:val="center"/>
          </w:tcPr>
          <w:p w14:paraId="26217513" w14:textId="77777777" w:rsidR="00C40095" w:rsidRDefault="00AE3C4E">
            <w:pPr>
              <w:spacing w:before="100" w:after="100"/>
              <w:ind w:left="100" w:right="100"/>
              <w:jc w:val="center"/>
            </w:pPr>
            <w:r>
              <w:rPr>
                <w:rFonts w:ascii="Arial" w:eastAsia="Arial" w:hAnsi="Arial" w:cs="Arial"/>
                <w:color w:val="000000"/>
                <w:sz w:val="16"/>
                <w:szCs w:val="16"/>
              </w:rPr>
              <w:t>1</w:t>
            </w:r>
          </w:p>
        </w:tc>
        <w:tc>
          <w:tcPr>
            <w:tcW w:w="864" w:type="dxa"/>
            <w:tcBorders>
              <w:bottom w:val="single" w:sz="16" w:space="0" w:color="666666"/>
            </w:tcBorders>
            <w:shd w:val="clear" w:color="auto" w:fill="FFFFFF"/>
            <w:tcMar>
              <w:top w:w="0" w:type="dxa"/>
              <w:left w:w="0" w:type="dxa"/>
              <w:bottom w:w="0" w:type="dxa"/>
              <w:right w:w="0" w:type="dxa"/>
            </w:tcMar>
            <w:vAlign w:val="center"/>
          </w:tcPr>
          <w:p w14:paraId="6C953324" w14:textId="77777777" w:rsidR="00C40095" w:rsidRDefault="00AE3C4E">
            <w:pPr>
              <w:spacing w:before="100" w:after="100"/>
              <w:ind w:left="100" w:right="100"/>
              <w:jc w:val="center"/>
            </w:pPr>
            <w:r>
              <w:rPr>
                <w:rFonts w:ascii="Arial" w:eastAsia="Arial" w:hAnsi="Arial" w:cs="Arial"/>
                <w:color w:val="000000"/>
                <w:sz w:val="16"/>
                <w:szCs w:val="16"/>
              </w:rPr>
              <w:t>0.71</w:t>
            </w:r>
          </w:p>
        </w:tc>
        <w:tc>
          <w:tcPr>
            <w:tcW w:w="864" w:type="dxa"/>
            <w:tcBorders>
              <w:bottom w:val="single" w:sz="16" w:space="0" w:color="666666"/>
            </w:tcBorders>
            <w:shd w:val="clear" w:color="auto" w:fill="FFFFFF"/>
            <w:tcMar>
              <w:top w:w="0" w:type="dxa"/>
              <w:left w:w="0" w:type="dxa"/>
              <w:bottom w:w="0" w:type="dxa"/>
              <w:right w:w="0" w:type="dxa"/>
            </w:tcMar>
            <w:vAlign w:val="center"/>
          </w:tcPr>
          <w:p w14:paraId="32D7D2BB" w14:textId="77777777" w:rsidR="00C40095" w:rsidRDefault="00AE3C4E">
            <w:pPr>
              <w:spacing w:before="100" w:after="100"/>
              <w:ind w:left="100" w:right="100"/>
              <w:jc w:val="center"/>
            </w:pPr>
            <w:r>
              <w:rPr>
                <w:rFonts w:ascii="Arial" w:eastAsia="Arial" w:hAnsi="Arial" w:cs="Arial"/>
                <w:color w:val="000000"/>
                <w:sz w:val="16"/>
                <w:szCs w:val="16"/>
              </w:rPr>
              <w:t>1.29</w:t>
            </w:r>
          </w:p>
        </w:tc>
      </w:tr>
    </w:tbl>
    <w:p w14:paraId="78C0EC6D" w14:textId="77777777" w:rsidR="00C40095" w:rsidRDefault="00AE3C4E">
      <w:pPr>
        <w:pStyle w:val="Heading2"/>
      </w:pPr>
      <w:bookmarkStart w:id="1189" w:name="windowed-call-analysis"/>
      <w:bookmarkEnd w:id="1186"/>
      <w:r>
        <w:rPr>
          <w:rStyle w:val="SectionNumber"/>
        </w:rPr>
        <w:t>4.2</w:t>
      </w:r>
      <w:r>
        <w:tab/>
        <w:t>Windowed call analysis</w:t>
      </w:r>
    </w:p>
    <w:p w14:paraId="1C3B17A6" w14:textId="77777777" w:rsidR="00C40095" w:rsidRDefault="00AE3C4E">
      <w:pPr>
        <w:pStyle w:val="FirstParagraph"/>
      </w:pPr>
      <w:r>
        <w:t>For each window in a flight-activity audio we obtained received level and FM lower frequency (</w:t>
      </w:r>
      <m:oMath>
        <m:r>
          <w:rPr>
            <w:rFonts w:ascii="Cambria Math" w:hAnsi="Cambria Math"/>
          </w:rPr>
          <m:t>Nfile</m:t>
        </m:r>
        <m:sSub>
          <m:sSubPr>
            <m:ctrlPr>
              <w:rPr>
                <w:rFonts w:ascii="Cambria Math" w:hAnsi="Cambria Math"/>
              </w:rPr>
            </m:ctrlPr>
          </m:sSubPr>
          <m:e>
            <m:r>
              <w:rPr>
                <w:rFonts w:ascii="Cambria Math" w:hAnsi="Cambria Math"/>
              </w:rPr>
              <m:t>s</m:t>
            </m:r>
          </m:e>
          <m:sub>
            <m:r>
              <w:rPr>
                <w:rFonts w:ascii="Cambria Math" w:hAnsi="Cambria Math"/>
              </w:rPr>
              <m:t>single</m:t>
            </m:r>
          </m:sub>
        </m:sSub>
      </m:oMath>
      <w:r>
        <w:t>=233,</w:t>
      </w:r>
      <m:oMath>
        <m:r>
          <w:rPr>
            <w:rFonts w:ascii="Cambria Math" w:hAnsi="Cambria Math"/>
          </w:rPr>
          <m:t>Nfile</m:t>
        </m:r>
        <m:sSub>
          <m:sSubPr>
            <m:ctrlPr>
              <w:rPr>
                <w:rFonts w:ascii="Cambria Math" w:hAnsi="Cambria Math"/>
              </w:rPr>
            </m:ctrlPr>
          </m:sSubPr>
          <m:e>
            <m:r>
              <w:rPr>
                <w:rFonts w:ascii="Cambria Math" w:hAnsi="Cambria Math"/>
              </w:rPr>
              <m:t>s</m:t>
            </m:r>
          </m:e>
          <m:sub>
            <m:r>
              <w:rPr>
                <w:rFonts w:ascii="Cambria Math" w:hAnsi="Cambria Math"/>
              </w:rPr>
              <m:t>multi</m:t>
            </m:r>
          </m:sub>
        </m:sSub>
        <m:r>
          <m:rPr>
            <m:sty m:val="p"/>
          </m:rPr>
          <w:rPr>
            <w:rFonts w:ascii="Cambria Math" w:hAnsi="Cambria Math"/>
          </w:rPr>
          <m:t>=</m:t>
        </m:r>
      </m:oMath>
      <w:r>
        <w:t xml:space="preserve"> 87). For each flight-activity audio we also measured the dominant-frequency range.</w:t>
      </w:r>
    </w:p>
    <w:p w14:paraId="2206ED22" w14:textId="77777777" w:rsidR="00C40095" w:rsidRDefault="00AE3C4E">
      <w:pPr>
        <w:pStyle w:val="BodyText"/>
      </w:pPr>
      <w:r>
        <w:t>There was little difference in the received levels and FM lower frequency between multi and single bat contexts (received level: -0.4-0.9 dB 95% CoI, FM lower freq. -0.82-0.28 kHz 95% CoI) (Figure 4.2, Table 4.2).</w:t>
      </w:r>
    </w:p>
    <w:p w14:paraId="7EC4032B" w14:textId="77777777" w:rsidR="00C40095" w:rsidRDefault="00AE3C4E">
      <w:pPr>
        <w:pStyle w:val="BodyText"/>
      </w:pPr>
      <w:r>
        <w:t>The mean dominant frequency range (Figure 4.2) was between -0.4 - 0.9 kHz (95% CoI) larger in multi-bat conditions compared to the single-bat condition. The observed difference in dominant frequency range matches the magnitude in simulations when bats do not show any special responses to each other (SI ??). Received level showed little difference between multi and single bat recordings (-0.4 - 0.9 dB 95% CoI) as well as did FM lower frequency (-0.82 - 0.28 kHz 95% CoI). Compared to single-bat contexts, the dominant frequency range during multi-bat contexts was larger by 1.74 – 2.62 kHz (95% CoI).</w:t>
      </w:r>
    </w:p>
    <w:p w14:paraId="40BA9650" w14:textId="77777777" w:rsidR="00C40095" w:rsidRDefault="00AE3C4E">
      <w:pPr>
        <w:pStyle w:val="BodyText"/>
      </w:pPr>
      <w:r>
        <w:t>We compared the observed multi-bat recordings to virtual-multi bat recordings to estimate if bats were adjusting their echolocation behaviour to the presence of conspecifics. There was little difference in received level and FM lower frequency (received level: -0.4-1.4 dB 95% CoI, FM lower freq. -1.2-0.37 kHz 95% CoI). The difference in dominant frequency range between observed and virtual multi-bat was low as well (-0.8 - 0.78 kHz 95% CoI) (Table 4.2.</w:t>
      </w:r>
    </w:p>
    <w:p w14:paraId="5125411F" w14:textId="77777777" w:rsidR="00C40095" w:rsidRDefault="00AE3C4E">
      <w:pPr>
        <w:pStyle w:val="BodyText"/>
      </w:pPr>
      <w:r>
        <w:lastRenderedPageBreak/>
        <w:t>All these results taken together suggest bats did not change their echolocation behaviour in the presence of conspecifics.</w:t>
      </w:r>
    </w:p>
    <w:p w14:paraId="1D4015BC" w14:textId="77777777" w:rsidR="00C40095" w:rsidRDefault="00AE3C4E">
      <w:pPr>
        <w:pStyle w:val="CaptionedFigure"/>
      </w:pPr>
      <w:r>
        <w:rPr>
          <w:noProof/>
        </w:rPr>
        <w:drawing>
          <wp:inline distT="0" distB="0" distL="0" distR="0" wp14:anchorId="748FDCB5" wp14:editId="4E130297">
            <wp:extent cx="2700456" cy="2720301"/>
            <wp:effectExtent l="0" t="0" r="0" b="0"/>
            <wp:docPr id="4" name="Picture" descr="Figure 4.2:  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
            <wp:cNvGraphicFramePr/>
            <a:graphic xmlns:a="http://schemas.openxmlformats.org/drawingml/2006/main">
              <a:graphicData uri="http://schemas.openxmlformats.org/drawingml/2006/picture">
                <pic:pic xmlns:pic="http://schemas.openxmlformats.org/drawingml/2006/picture">
                  <pic:nvPicPr>
                    <pic:cNvPr id="0" name="Picture" descr="figures/window_analysis_results.png"/>
                    <pic:cNvPicPr>
                      <a:picLocks noChangeAspect="1" noChangeArrowheads="1"/>
                    </pic:cNvPicPr>
                  </pic:nvPicPr>
                  <pic:blipFill>
                    <a:blip r:embed="rId14"/>
                    <a:stretch>
                      <a:fillRect/>
                    </a:stretch>
                  </pic:blipFill>
                  <pic:spPr bwMode="auto">
                    <a:xfrm>
                      <a:off x="0" y="0"/>
                      <a:ext cx="2700456" cy="2720301"/>
                    </a:xfrm>
                    <a:prstGeom prst="rect">
                      <a:avLst/>
                    </a:prstGeom>
                    <a:noFill/>
                    <a:ln w="9525">
                      <a:noFill/>
                      <a:headEnd/>
                      <a:tailEnd/>
                    </a:ln>
                  </pic:spPr>
                </pic:pic>
              </a:graphicData>
            </a:graphic>
          </wp:inline>
        </w:drawing>
      </w:r>
    </w:p>
    <w:p w14:paraId="3E8E8E1C" w14:textId="77777777" w:rsidR="00C40095" w:rsidRDefault="00AE3C4E">
      <w:pPr>
        <w:pStyle w:val="ImageCaption"/>
      </w:pPr>
      <w:r>
        <w:t>Figure 4.2:  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w:t>
      </w:r>
    </w:p>
    <w:p w14:paraId="7DEEA694" w14:textId="77777777" w:rsidR="00C40095" w:rsidRDefault="00AE3C4E">
      <w:pPr>
        <w:pStyle w:val="Heading1"/>
      </w:pPr>
      <w:bookmarkStart w:id="1190" w:name="discussion"/>
      <w:bookmarkEnd w:id="1183"/>
      <w:bookmarkEnd w:id="1189"/>
      <w:r>
        <w:rPr>
          <w:rStyle w:val="SectionNumber"/>
        </w:rPr>
        <w:t>5</w:t>
      </w:r>
      <w:r>
        <w:tab/>
        <w:t>Discussion</w:t>
      </w:r>
    </w:p>
    <w:p w14:paraId="477976DF" w14:textId="77777777" w:rsidR="00C40095" w:rsidRDefault="00AE3C4E">
      <w:pPr>
        <w:pStyle w:val="FirstParagraph"/>
      </w:pPr>
      <w:r>
        <w:t>High duty-cycle bats fly regularly with conspecifics and in cluttered environments [pers obs.;(62);(63)]. While many FM bats alter their echolocation call parameters in the presence of conspecifics [REFSSS], this still remains unclear for CF-bats, particularly in the wild, even though they are more likely to suffer from acoustic interference due to their long call durations. We quantified the difference in horseshoe bat echolocation calls when alone and with conspecifics in the field. Our results do not support a biologically meaningful difference in echolocation calls with reference to group size for all of the call parameters measured using two different approaches. This may seem somewhat unexpected, especially considering the fact that bats in our field site were flying in an enclosed reverberant cave - which would only amplify the problem of masking in multi-bat echolocation.</w:t>
      </w:r>
    </w:p>
    <w:p w14:paraId="19D233A3" w14:textId="77777777" w:rsidR="00C40095" w:rsidRDefault="00AE3C4E">
      <w:pPr>
        <w:pStyle w:val="BodyText"/>
      </w:pPr>
      <w:r>
        <w:t xml:space="preserve">The calls of horseshoe bats pose a problem for signal analysis due to their long duration leading to spectral and temporal overlap. To address this problem, we introduced two automated analyses that can be performed on audio recordings of multiple CF-FM bats. First, we analyzed individual calls using the open-source </w:t>
      </w:r>
      <w:r>
        <w:rPr>
          <w:rStyle w:val="VerbatimChar"/>
        </w:rPr>
        <w:t>itsfm</w:t>
      </w:r>
      <w:r>
        <w:t xml:space="preserve"> package that segments sounds based on their rate of frequency change, which results in more accurate CF-FM call component segmentation, and thus improved reproducible measurements, compared to filtering around the peak frequency (44). Second, to analyse audio with overlapping calls, we measured the overall acoustic parameters of short audio windows without assigning </w:t>
      </w:r>
      <w:r>
        <w:lastRenderedPageBreak/>
        <w:t>the measurements to individual calls. While coarser in time than the individual call analysis, the window-based approach returns frequency- and level-measurements that are related to individual call parameters and thus complements the individual call analyses. With this, our work presents a useful methodological advance for quantifying overlapping echolocation calls.</w:t>
      </w:r>
    </w:p>
    <w:p w14:paraId="3013B9E6" w14:textId="77777777" w:rsidR="00C40095" w:rsidRDefault="00AE3C4E">
      <w:pPr>
        <w:pStyle w:val="Heading2"/>
      </w:pPr>
      <w:bookmarkStart w:id="1191" w:name="cf-component"/>
      <w:r>
        <w:rPr>
          <w:rStyle w:val="SectionNumber"/>
        </w:rPr>
        <w:t>5.1</w:t>
      </w:r>
      <w:r>
        <w:tab/>
        <w:t>CF component</w:t>
      </w:r>
    </w:p>
    <w:p w14:paraId="7FCF838B" w14:textId="77777777" w:rsidR="00C40095" w:rsidRDefault="00AE3C4E">
      <w:pPr>
        <w:pStyle w:val="FirstParagraph"/>
      </w:pPr>
      <w:r>
        <w:t xml:space="preserve">To avoid spectral overlap in groups, the spectral jamming avoidance response (JAR) hypothesis predicts that individual bats in groups will shift their call frequencies away from those of other individuals (25). JAR received mixed support for constant-frequency bats. Several studies in hipposiderid &amp; rhinolophid bats found no changes in CF frequencies (29,39,40,64). In contrast, (24) observed CF frequency shifting in groups of the quasi-CF bat, while (21) found no support in the congeneric </w:t>
      </w:r>
      <w:r>
        <w:rPr>
          <w:i/>
          <w:iCs/>
        </w:rPr>
        <w:t>Rhinopoma microphyllum</w:t>
      </w:r>
      <w:r>
        <w:t>. Note, however, that R. hardwickei is not entirely comparable to the specialized CF-bats of the families Hipposideridae and Rhinolophidae (65), which possess individual-specific acoustic fovea that constrain their echolocation call frequency (33,34).</w:t>
      </w:r>
    </w:p>
    <w:p w14:paraId="56F66747" w14:textId="77777777" w:rsidR="00C40095" w:rsidRDefault="00AE3C4E">
      <w:pPr>
        <w:pStyle w:val="BodyText"/>
      </w:pPr>
      <w:r>
        <w:t>Our data does not support CF frequency shifting in group echolocation. The spectral jamming avoidance response (JAR) predicts that bats diverge their call frequencies to reduce overlap (25). Compared to single bats, this divergence would lead to an increase in the overall CF frequency range in groups. In our windowed analysis we observed an increase of ~2 kHz in CF frequency range. This observed increase falls within the range of expected values from simulations with no active avoidance responses in them. Variation in flight speed, relative angle to the microphone and inter-individual CF frequency variation can explain the observed increase in dominant frequency range in groups - without any special responses of bats to each other (SI ??). Furthermore, our comparison between observed and virtual multi-bat contexts shows that the CF frequency range observed during real multi-bat contexts does not differ from the CF-peak-frequency range of a random combination of non-reacting bat individuals (virtual multi-bat context). Together, the results suggest that bats that are flying together do not actively change their CF frequencies to reduce or increase overlap.</w:t>
      </w:r>
    </w:p>
    <w:p w14:paraId="45E4EB54" w14:textId="77777777" w:rsidR="00C40095" w:rsidRDefault="00AE3C4E">
      <w:pPr>
        <w:pStyle w:val="BodyText"/>
      </w:pPr>
      <w:r>
        <w:t>Our simulations (SI ??) and our recordings of single bats (REFERENCE TO DATA POSSIBLE?) show that a receiver (e.g., a microphone or another bat) in the proximity to a flying CF-FM receives a series of CF frequencies that vary by up to $$3 kHz (Figure ??). This natural variation in received frequency thus decreases the extent of spectral overlap during multi-bat contexts. The combination of individual-specific call frequencies and Doppler-shift driven variation in received CF-peak-frequency makes it unlikely that the CF component would be strongly masked even in groups.</w:t>
      </w:r>
    </w:p>
    <w:p w14:paraId="7A24DBDD" w14:textId="77777777" w:rsidR="00C40095" w:rsidRDefault="00AE3C4E">
      <w:pPr>
        <w:pStyle w:val="BodyText"/>
      </w:pPr>
      <w:r>
        <w:t xml:space="preserve">While our individual call analysis suggested a small reduction in multi-bat CF durations by about ms (MAP). This result was not supported by the more robust extended analysis, which showed a negligible difference of ms (MAP) between multi and single bats. We suspect the results from the individual call analysis to be a result of biased sampling as it favoured shorter calls that had a slight advantage in not being overlapped by other calls. </w:t>
      </w:r>
      <w:r>
        <w:lastRenderedPageBreak/>
        <w:t xml:space="preserve">Along with CF frequency, </w:t>
      </w:r>
      <w:r>
        <w:rPr>
          <w:i/>
          <w:iCs/>
        </w:rPr>
        <w:t>Rhinolophus mehelyi/euryale</w:t>
      </w:r>
      <w:r>
        <w:t xml:space="preserve"> do not seem to alter their CF duration too.</w:t>
      </w:r>
    </w:p>
    <w:p w14:paraId="7313B221" w14:textId="77777777" w:rsidR="00C40095" w:rsidRDefault="00AE3C4E">
      <w:pPr>
        <w:pStyle w:val="Heading2"/>
      </w:pPr>
      <w:bookmarkStart w:id="1192" w:name="discussion.fmcomponent"/>
      <w:bookmarkEnd w:id="1191"/>
      <w:r>
        <w:rPr>
          <w:rStyle w:val="SectionNumber"/>
        </w:rPr>
        <w:t>5.2</w:t>
      </w:r>
      <w:r>
        <w:tab/>
        <w:t>FM component</w:t>
      </w:r>
    </w:p>
    <w:p w14:paraId="55A59E23" w14:textId="77777777" w:rsidR="00C40095" w:rsidRDefault="00AE3C4E">
      <w:pPr>
        <w:pStyle w:val="FirstParagraph"/>
      </w:pPr>
      <w:r>
        <w:t xml:space="preserve">The FM component of CF-FM high duty-cycle bats is likely used for ranging and undergoes large variation as bats approach objects (38). Frequency-changes in group flying FM-bats could indicate a JAR, but could also be a response to the physical presence of other bats in the vicinity (21,29). While not much is known about the iFM-component of CF-FM bats, they do change their tFM-component as they approach objects and during landing (31,36,38). CF-FM bats may thus be expected to respond to conspecifics like FM-bats in groups. (23) found that the tFM minimum frequency (-10 dB call peak frequency) decreased by 5 kHz on average in pairs of </w:t>
      </w:r>
      <w:r>
        <w:rPr>
          <w:i/>
          <w:iCs/>
        </w:rPr>
        <w:t>Rhinolophus capensis</w:t>
      </w:r>
      <w:r>
        <w:t>. In contrast, we only found a decrease of about -0.87 kHz of the tFM lower frequency (-10 dB tFM peak frequency) from the individual call analysis. Our windowed analysis revealed an even smaller decrease of -0.25 kHz in multi-bat calls. Both FM and CF-FM bats also change call duration in the presence of conspecifics and noise (14,16,19,21,23). While we found an increase of tFM duration from single- to multi-bat contexts of 0.19 ms,(23) found an increase of 1.8 ms in pairs, and (16) found a median increase of 0.35 ms in noise compared to calls in silence. Our results are closer to those of (16), while clearly not as strong as (23). FM bats too are known to increase their call durations in the presence of noise (14,19,66), though here too the extent of increase varies across species. While increasing call duration improves echo detection (14,66), the increase in duration we observed here corresponds to about ~10% increase (Table (tab:indcallsummary)), which falls on the lower end of effects seen in FM bats. At least compared to the one other rhinolophid study (23), our effects are small. Whether such small increses in tFM duration lead to biologically relevant improvements in detecting the surroundings in groups remains to be seen.</w:t>
      </w:r>
    </w:p>
    <w:p w14:paraId="4DB0922F" w14:textId="77777777" w:rsidR="00C40095" w:rsidRDefault="00AE3C4E">
      <w:pPr>
        <w:pStyle w:val="Heading2"/>
      </w:pPr>
      <w:bookmarkStart w:id="1193" w:name="call-level"/>
      <w:bookmarkEnd w:id="1192"/>
      <w:r>
        <w:rPr>
          <w:rStyle w:val="SectionNumber"/>
        </w:rPr>
        <w:t>5.3</w:t>
      </w:r>
      <w:r>
        <w:tab/>
        <w:t>Call level</w:t>
      </w:r>
    </w:p>
    <w:p w14:paraId="09E4FD61" w14:textId="77777777" w:rsidR="00C40095" w:rsidRDefault="00AE3C4E">
      <w:pPr>
        <w:pStyle w:val="FirstParagraph"/>
      </w:pPr>
      <w:r>
        <w:t>A direct way of improving echo detection is to increase the call level, which both FM bats (14,19,66) and CF-FM bats (16,17,67) regularly do in the presence of experimental playbacks. Because we did not track the 3D-position of the bats in our study, we could not measure their source level and instead analyzed the received level at the microphone. Received levels depend not only on the bat’s source level, but also on the bats’ distance to and calling direction relative to the microphone. Our individual call analysis showed that the received levels of all three call components were ~2 dB lower (MAP) during group flight compared to the single-bat context. In contrast, our windowed call analysis revealed no systematic difference in received level between multi-bat and single-bat contexts and between observed multi-bat and virtual multi-bat contexts.</w:t>
      </w:r>
    </w:p>
    <w:p w14:paraId="30D91FB9" w14:textId="77777777" w:rsidR="00C40095" w:rsidRDefault="00AE3C4E">
      <w:pPr>
        <w:pStyle w:val="BodyText"/>
      </w:pPr>
      <w:r>
        <w:t xml:space="preserve">Despite the observed increase of individually analyzed received levels, there was no change in the windowed analysis, although overlapping calls in multi-bat contexts should lead to a higher received level. We suggest that the similarity in received levels of multi-bat and single-bat windows can be explained by the inequal contribution the nearest bat’s call makes to the received level due to spherical spreading, and the directionality of calls. The fact that multi-bat and virtual-multi bat audio have similar received levels thus indirectly </w:t>
      </w:r>
      <w:r>
        <w:lastRenderedPageBreak/>
        <w:t>suggests there is no change in source level even in the presence of another bat. However, the tFM received level during group flight showed a drop of around 2 dB that we are unsure how to interpret. This apparent drop in received level could be the result of bats flying further away or emitting more directional calls.</w:t>
      </w:r>
    </w:p>
    <w:p w14:paraId="14A2B980" w14:textId="77777777" w:rsidR="00C40095" w:rsidRDefault="00AE3C4E">
      <w:pPr>
        <w:pStyle w:val="BodyText"/>
      </w:pPr>
      <w:r>
        <w:rPr>
          <w:i/>
          <w:iCs/>
        </w:rPr>
        <w:t>TB: Not sure how/where to put the points below in…please helppp!!!</w:t>
      </w:r>
    </w:p>
    <w:p w14:paraId="41B32D4E" w14:textId="77777777" w:rsidR="00C40095" w:rsidRDefault="00AE3C4E">
      <w:pPr>
        <w:pStyle w:val="BodyText"/>
      </w:pPr>
      <w:r>
        <w:rPr>
          <w:i/>
          <w:iCs/>
        </w:rPr>
        <w:t xml:space="preserve">We expect that 1) the spectral parameters of the CF is less prone to change given that CF-FM bats need to adjust emitted calls to match their acoustic foveal frequency tuning, while the CF duration in multi bats decreases to avoid overlap from other bats calls. 2) While role of iFM is less well understood, the tFM parts of the call can be altered in both spectral and temporal domains, and we expect both the bandwidth and duration to increase in multi bat contexts. The FM parts are less prone to overlap due to their inherently short duration and by altering the parameters can maximize the information encoded in the returning echoes. 3) As for duration of CF or the entire call, we expect that short duration calls will be emitted in multi bat contexts to reduce the possibility of overlap with calls of other bats. (this is not essentially important because if anyways, the CF is not used as part of resolving complexity in multi bat contexts, then the overlap of calls is not important as long as the overlap of the FM is avoided). 4) As a proxy for the measure of change in amplitude, we expect the received levels in multi-bat contexts to reduce in multi-bat contexts in an echoic natural cave and also presence other bats very close to one another. </w:t>
      </w:r>
    </w:p>
    <w:p w14:paraId="11DDDFF5" w14:textId="77777777" w:rsidR="00C40095" w:rsidRDefault="00AE3C4E">
      <w:pPr>
        <w:pStyle w:val="Heading1"/>
      </w:pPr>
      <w:bookmarkStart w:id="1194" w:name="outlook"/>
      <w:bookmarkEnd w:id="1190"/>
      <w:bookmarkEnd w:id="1193"/>
      <w:r>
        <w:rPr>
          <w:rStyle w:val="SectionNumber"/>
        </w:rPr>
        <w:t>6</w:t>
      </w:r>
      <w:r>
        <w:tab/>
        <w:t>Outlook</w:t>
      </w:r>
    </w:p>
    <w:p w14:paraId="07E56C96" w14:textId="77777777" w:rsidR="00C40095" w:rsidRDefault="00AE3C4E">
      <w:pPr>
        <w:pStyle w:val="FirstParagraph"/>
      </w:pPr>
      <w:r>
        <w:t>Bats adjust many different call parameters in a task- and context-specific ways to adjust and optimize sensory information. Besides changes in temporal, spectral and amplitude parameters on the level of individual calls, some of which we analyzed in this study, bats also change parameters on the level of call sequence, such as call intervals and duty cycle (14,15). In contrast to single-bat contexts, measuring call intervals is challenging in multi-bat recordings due to difficulties in assigning calls to individuals and temporal overlap between multiple calls and echoes.</w:t>
      </w:r>
    </w:p>
    <w:p w14:paraId="07835AE9" w14:textId="77777777" w:rsidR="00C40095" w:rsidRDefault="00AE3C4E">
      <w:pPr>
        <w:pStyle w:val="BodyText"/>
      </w:pPr>
      <w:r>
        <w:t xml:space="preserve">In summary, our results showed no obvious change in call parameters, suggesting that free-flying CF-bats do not suffer from sensory problems when flying in small groups (2-4 bats), even in reverberant environments. We propose that multiple reasons can explain why such situations are not very challenging, and why bats thus do not alter their calls.What are the possible explanations for the absence of a strong echolocation response in groups? Our data suggests that echolocation in groups with a few bats (2-4) bats may not be very challenging for multiple reasons. CF-FM bats rely use on the tFM component to detect the distance of objects around them for object ranging (31). The tFM components are short ($\leq$3ms, 95 percentile value), and likely emitted about every 40-50 ms which is equivalent to a tFM duty cycle between 6-7.5%. When two bats fly togetherFor a pair of bats at these duty cycles, the probability that the tFM-component of one bat overlaps the other bat’s tFM-echo of one tFM echo being overlapped by another bat’s tFM call component is only relatively low at most between up to 1.6 - 2.1% (see SI 0.10 for calculations). Even if a single tFM echo is overlapped by another call, a bat may still be able </w:t>
      </w:r>
      <w:r>
        <w:lastRenderedPageBreak/>
        <w:t>to detect it if the signal-to-noise ratio is sufficient. Modelling showed that FM- bats can detect all of their echoes in small groups of up to 10 individualsare unlikely to face major detriments to their echolocation (28). FM bats integrate echoes across multiple calls and are thus resistant to occasional disruptions in echo arrival (68). We suggest that the same resistance to jamming, should also apply in CF-FM bats using the FM component for ranging, explaining why the horseshoe bats here did not show call change their calls during group flights from solitary echolocation.</w:t>
      </w:r>
    </w:p>
    <w:p w14:paraId="55435AC2" w14:textId="77777777" w:rsidR="00C40095" w:rsidRDefault="00AE3C4E">
      <w:pPr>
        <w:pStyle w:val="BodyText"/>
      </w:pPr>
      <w:r>
        <w:t>In contrast to our results, (23) observed an increased tFM duration and bandwidth in R. capensis flying in pairs in a novel flight room setting. Potential explanations for this difference might be potential species-differences and the test in a novel versus familiar environment. Since bats possess long-term spatial memory (69,70), the bats in our study might be sufficiently familiar with the cave to tolerate occasional echo masking, particularly in combination with multi-echo integration (68).</w:t>
      </w:r>
    </w:p>
    <w:p w14:paraId="13FDB493" w14:textId="77777777" w:rsidR="00C40095" w:rsidRDefault="00AE3C4E">
      <w:pPr>
        <w:pStyle w:val="BodyText"/>
      </w:pPr>
      <w:r>
        <w:t xml:space="preserve">In our opinion, the primary obstacle to furthering studies in group echolocation is technical, especially in analysing overlapping sounds. Here, we presented a series of workflows such as the windowed call analysis and measurement of CF durations in multi-bat contexts. To improve the reliability of call component measurement, we also developed the </w:t>
      </w:r>
      <w:r>
        <w:rPr>
          <w:rStyle w:val="VerbatimChar"/>
        </w:rPr>
        <w:t>itsfm</w:t>
      </w:r>
      <w:r>
        <w:t xml:space="preserve"> toolkit to segment call-components. Further work still remains to be done, as highlighted above, in the development of call-identity assignment when there are multiple overlapping calls recorded under reverberant conditions.</w:t>
      </w:r>
    </w:p>
    <w:p w14:paraId="070514B1" w14:textId="77777777" w:rsidR="00C40095" w:rsidRDefault="00AE3C4E">
      <w:pPr>
        <w:pStyle w:val="BodyText"/>
      </w:pPr>
      <w:r>
        <w:t>Bats alter and adjust their echolocation strategy to the specific sensory [(71);(72);(73);]. Our results add to the growing body of literature (21,22,40) showing that echolocation in (small) groups is not so special after all and can be solved by the bats’ general repertoire of sensory strategies for dealing with sensory challenges. While bats do indeed alter their echolocation behaviour in the face of sensory challenge in groups, it is important to consider that not all types of group-situations will lead to the same type of sensory challenge. Our results thus match the increasing evidence that jamming does not pose a problem for FM-bats (14,21,22,28,41) now extending this to high-duty cycle CF bats. We highlight the importance of observational studies in field settings to understand the frequency with which various sensory strategies are actually employed in ecological contexts.</w:t>
      </w:r>
    </w:p>
    <w:p w14:paraId="68F780FF" w14:textId="77777777" w:rsidR="00C40095" w:rsidRDefault="00AE3C4E">
      <w:pPr>
        <w:pStyle w:val="Heading1"/>
      </w:pPr>
      <w:bookmarkStart w:id="1195" w:name="data-and-code-availability"/>
      <w:bookmarkEnd w:id="1194"/>
      <w:r>
        <w:rPr>
          <w:rStyle w:val="SectionNumber"/>
        </w:rPr>
        <w:t>7</w:t>
      </w:r>
      <w:r>
        <w:tab/>
        <w:t>Data and code availability</w:t>
      </w:r>
    </w:p>
    <w:p w14:paraId="7A1CA767" w14:textId="77777777" w:rsidR="00C40095" w:rsidRDefault="00AE3C4E">
      <w:pPr>
        <w:pStyle w:val="FirstParagraph"/>
      </w:pPr>
      <w:r>
        <w:t xml:space="preserve">All data and code used process data and generate the results and figures in the paper are available at the following Github repository: </w:t>
      </w:r>
      <w:hyperlink r:id="rId15">
        <w:r>
          <w:rPr>
            <w:rStyle w:val="Hyperlink"/>
          </w:rPr>
          <w:t>https://github.com/thejasvibr/mhbc-online/</w:t>
        </w:r>
      </w:hyperlink>
      <w:r>
        <w:t xml:space="preserve"> and the Zenodo link </w:t>
      </w:r>
      <w:r>
        <w:rPr>
          <w:i/>
          <w:iCs/>
        </w:rPr>
        <w:t>INSERT ZENODO LINK HERE</w:t>
      </w:r>
    </w:p>
    <w:p w14:paraId="384F026B" w14:textId="77777777" w:rsidR="00C40095" w:rsidRDefault="00AE3C4E">
      <w:pPr>
        <w:pStyle w:val="Heading1"/>
      </w:pPr>
      <w:bookmarkStart w:id="1196" w:name="acknowledgements"/>
      <w:bookmarkEnd w:id="1195"/>
      <w:r>
        <w:rPr>
          <w:rStyle w:val="SectionNumber"/>
        </w:rPr>
        <w:t>8</w:t>
      </w:r>
      <w:r>
        <w:tab/>
        <w:t>Acknowledgements</w:t>
      </w:r>
    </w:p>
    <w:p w14:paraId="4A1CA135" w14:textId="77777777" w:rsidR="00C40095" w:rsidRDefault="00AE3C4E">
      <w:pPr>
        <w:pStyle w:val="FirstParagraph"/>
      </w:pPr>
      <w:r>
        <w:t xml:space="preserve">The authors would like to specially thank the electronics team (Markus Abels, Hannes Sagunsky, Reinhard Biller) at the MPIO workshop for help preparing the electronic circuits </w:t>
      </w:r>
      <w:r>
        <w:lastRenderedPageBreak/>
        <w:t>to run the ON/OFF signal splitting. We would also like to thank Antoniya Hubancheva for logistical support, Stefan Greif for help collecting the data, the 2018 Tabachka field crew, Klaus Hochradel for the point-cloud scan of the cave and Diana Schoeppler and Hans-Ulrich Schnitzler for their helpful discussions. We also thank Manjari Jain for her support and and encouragement of the project. TB was funded by a DAAD doctoral fellowship and the IMPRS for Organismal Biology, HRG was funded by the Emmy Noether program of the DFG (German Research Foundation, grant no. 241711556)</w:t>
      </w:r>
    </w:p>
    <w:p w14:paraId="47613C08" w14:textId="77777777" w:rsidR="00C40095" w:rsidRDefault="00AE3C4E">
      <w:pPr>
        <w:pStyle w:val="Heading1"/>
      </w:pPr>
      <w:bookmarkStart w:id="1197" w:name="author-contributions"/>
      <w:bookmarkEnd w:id="1196"/>
      <w:r>
        <w:rPr>
          <w:rStyle w:val="SectionNumber"/>
        </w:rPr>
        <w:t>9</w:t>
      </w:r>
      <w:r>
        <w:tab/>
        <w:t>Author Contributions</w:t>
      </w:r>
    </w:p>
    <w:p w14:paraId="7848C735" w14:textId="77777777" w:rsidR="00C40095" w:rsidRDefault="00AE3C4E">
      <w:pPr>
        <w:pStyle w:val="FirstParagraph"/>
      </w:pPr>
      <w:r>
        <w:t>Author contributions in alphabetical order. Study design and conception: NMR, TB; Data collection: AK, NMR, TB; Audio and video annotation: AK, NMR; Audio-video synchronisation: TB; Analysis: HRG, NMR, TB; Interpretation of results: HRG, NMR, TB; Manuscript preparation: HRG, NMR, TB.</w:t>
      </w:r>
    </w:p>
    <w:p w14:paraId="1B0F4753" w14:textId="77777777" w:rsidR="00C40095" w:rsidRDefault="00AE3C4E">
      <w:r>
        <w:br w:type="page"/>
      </w:r>
    </w:p>
    <w:p w14:paraId="342FF36D" w14:textId="77777777" w:rsidR="00C40095" w:rsidRDefault="00AE3C4E">
      <w:pPr>
        <w:pStyle w:val="Heading1"/>
      </w:pPr>
      <w:bookmarkStart w:id="1198" w:name="references"/>
      <w:bookmarkEnd w:id="1197"/>
      <w:r>
        <w:lastRenderedPageBreak/>
        <w:t>References</w:t>
      </w:r>
    </w:p>
    <w:p w14:paraId="2E9A5FE2" w14:textId="77777777" w:rsidR="00C40095" w:rsidRDefault="00AE3C4E">
      <w:pPr>
        <w:pStyle w:val="Bibliography"/>
      </w:pPr>
      <w:bookmarkStart w:id="1199" w:name="ref-pulliam1984living"/>
      <w:bookmarkStart w:id="1200" w:name="refs"/>
      <w:r>
        <w:t xml:space="preserve">1. </w:t>
      </w:r>
      <w:r>
        <w:tab/>
        <w:t xml:space="preserve">Pulliam HR, Caraco T. Living in groups: Is there an optimal group size? In: Behavioural ecology: An evolutionally approach. Blackwell Scientific; 1984. p. 122–47. </w:t>
      </w:r>
    </w:p>
    <w:p w14:paraId="735D3F49" w14:textId="77777777" w:rsidR="00C40095" w:rsidRDefault="00AE3C4E">
      <w:pPr>
        <w:pStyle w:val="Bibliography"/>
      </w:pPr>
      <w:bookmarkStart w:id="1201" w:name="ref-cherry1953a"/>
      <w:bookmarkEnd w:id="1199"/>
      <w:r>
        <w:t xml:space="preserve">2. </w:t>
      </w:r>
      <w:r>
        <w:tab/>
        <w:t xml:space="preserve">Cherry EC. Some experiments on the recognition of speech, with one and with two ears. J Acoust Soc Am. 1953;25:975–9. </w:t>
      </w:r>
    </w:p>
    <w:p w14:paraId="5B51B9B8" w14:textId="77777777" w:rsidR="00C40095" w:rsidRDefault="00AE3C4E">
      <w:pPr>
        <w:pStyle w:val="Bibliography"/>
      </w:pPr>
      <w:bookmarkStart w:id="1202" w:name="ref-bee2008a"/>
      <w:bookmarkEnd w:id="1201"/>
      <w:r>
        <w:t xml:space="preserve">3. </w:t>
      </w:r>
      <w:r>
        <w:tab/>
        <w:t xml:space="preserve">Bee MA, Micheyl C. The cocktail party problem: What is it? How can it be solved? And why should animal behaviorists study it? Journal of comparative psychology. 2008;122(3):235. </w:t>
      </w:r>
    </w:p>
    <w:p w14:paraId="694EBEC1" w14:textId="77777777" w:rsidR="00C40095" w:rsidRDefault="00AE3C4E">
      <w:pPr>
        <w:pStyle w:val="Bibliography"/>
      </w:pPr>
      <w:bookmarkStart w:id="1203" w:name="ref-carrasco2014spatial"/>
      <w:bookmarkEnd w:id="1202"/>
      <w:r>
        <w:t xml:space="preserve">4. </w:t>
      </w:r>
      <w:r>
        <w:tab/>
        <w:t xml:space="preserve">Carrasco M. Spatial covert attention: Perceptual modulation. 2014; </w:t>
      </w:r>
    </w:p>
    <w:p w14:paraId="0CF8D612" w14:textId="77777777" w:rsidR="00C40095" w:rsidRDefault="00AE3C4E">
      <w:pPr>
        <w:pStyle w:val="Bibliography"/>
      </w:pPr>
      <w:bookmarkStart w:id="1204" w:name="ref-krauzlis2014attention"/>
      <w:bookmarkEnd w:id="1203"/>
      <w:r>
        <w:t xml:space="preserve">5. </w:t>
      </w:r>
      <w:r>
        <w:tab/>
        <w:t xml:space="preserve">Krauzlis RJ, Bollimunta A, Arcizet F, Wang L. Attention as an effect not a cause. Trends in cognitive sciences. 2014;18(9):457–64. </w:t>
      </w:r>
    </w:p>
    <w:p w14:paraId="41392FDB" w14:textId="77777777" w:rsidR="00C40095" w:rsidRDefault="00AE3C4E">
      <w:pPr>
        <w:pStyle w:val="Bibliography"/>
      </w:pPr>
      <w:bookmarkStart w:id="1205" w:name="ref-socialintegr"/>
      <w:bookmarkEnd w:id="1204"/>
      <w:r>
        <w:t xml:space="preserve">6. </w:t>
      </w:r>
      <w:r>
        <w:tab/>
        <w:t xml:space="preserve">Bradbury JW, Vehrencamp SL. Social integration. In: Principles of animal communication. Sinauer Associates,MA; 2011. p. 515–60. </w:t>
      </w:r>
    </w:p>
    <w:p w14:paraId="49EDAAB1" w14:textId="77777777" w:rsidR="00C40095" w:rsidRDefault="00AE3C4E">
      <w:pPr>
        <w:pStyle w:val="Bibliography"/>
      </w:pPr>
      <w:bookmarkStart w:id="1206" w:name="ref-zweifel2020defining"/>
      <w:bookmarkEnd w:id="1205"/>
      <w:r>
        <w:t xml:space="preserve">7. </w:t>
      </w:r>
      <w:r>
        <w:tab/>
        <w:t xml:space="preserve">Zweifel NO, Hartmann MJ. Defining ‘active sensing’ through an analysis of sensing energetics: Homeoactive and alloactive sensing. Journal of Neurophysiology. 2020;124(1):40–8. </w:t>
      </w:r>
    </w:p>
    <w:p w14:paraId="3DBA22BD" w14:textId="77777777" w:rsidR="00C40095" w:rsidRDefault="00AE3C4E">
      <w:pPr>
        <w:pStyle w:val="Bibliography"/>
      </w:pPr>
      <w:bookmarkStart w:id="1207" w:name="ref-nelson2006a"/>
      <w:bookmarkEnd w:id="1206"/>
      <w:r>
        <w:t xml:space="preserve">8. </w:t>
      </w:r>
      <w:r>
        <w:tab/>
        <w:t xml:space="preserve">Nelson ME, MacIver MA. Sensory acquisition in active sensing systems. J Comp Physiol A Neuroethol Sens Neural Behav Physiol. 2006;192:573–86. </w:t>
      </w:r>
    </w:p>
    <w:p w14:paraId="28D38FB8" w14:textId="77777777" w:rsidR="00C40095" w:rsidRDefault="00AE3C4E">
      <w:pPr>
        <w:pStyle w:val="Bibliography"/>
      </w:pPr>
      <w:bookmarkStart w:id="1208" w:name="ref-ulanovsky2008bat"/>
      <w:bookmarkEnd w:id="1207"/>
      <w:r>
        <w:t xml:space="preserve">9. </w:t>
      </w:r>
      <w:r>
        <w:tab/>
        <w:t xml:space="preserve">Ulanovsky N, Moss CF. What the bat’s voice tells the bat’s brain. Proceedings of the National Academy of Sciences. 2008;105(25):8491–8. </w:t>
      </w:r>
    </w:p>
    <w:p w14:paraId="573D3E43" w14:textId="77777777" w:rsidR="00C40095" w:rsidRDefault="00AE3C4E">
      <w:pPr>
        <w:pStyle w:val="Bibliography"/>
      </w:pPr>
      <w:bookmarkStart w:id="1209" w:name="ref-gillambrasiliensis"/>
      <w:bookmarkEnd w:id="1208"/>
      <w:r>
        <w:t xml:space="preserve">10. </w:t>
      </w:r>
      <w:r>
        <w:tab/>
        <w:t xml:space="preserve">Gillam EH, Hristov NI, Kunz TH, McCracken GF. Echolocation behavior of Brazilian free-tailed bats during dense emergence flights. Journal of Mammalogy. 2010 Aug;91(4):967–75. Available from: </w:t>
      </w:r>
      <w:hyperlink r:id="rId16">
        <w:r>
          <w:rPr>
            <w:rStyle w:val="Hyperlink"/>
          </w:rPr>
          <w:t>https://doi.org/10.1644/09-MAMM-A-302.1</w:t>
        </w:r>
      </w:hyperlink>
    </w:p>
    <w:p w14:paraId="638A87EC" w14:textId="77777777" w:rsidR="00C40095" w:rsidRDefault="00AE3C4E">
      <w:pPr>
        <w:pStyle w:val="Bibliography"/>
      </w:pPr>
      <w:bookmarkStart w:id="1210" w:name="ref-watanabe1963change"/>
      <w:bookmarkEnd w:id="1209"/>
      <w:r>
        <w:t xml:space="preserve">11. </w:t>
      </w:r>
      <w:r>
        <w:tab/>
        <w:t xml:space="preserve">Watanabe A, Takeda K. The change of discharge frequency by AC stimulus in a weak electric fish. Journal of Experimental Biology. 1963;40(1):57–66. </w:t>
      </w:r>
    </w:p>
    <w:p w14:paraId="548D650A" w14:textId="77777777" w:rsidR="00C40095" w:rsidRDefault="00AE3C4E">
      <w:pPr>
        <w:pStyle w:val="Bibliography"/>
      </w:pPr>
      <w:bookmarkStart w:id="1211" w:name="ref-griffin1958listening"/>
      <w:bookmarkEnd w:id="1210"/>
      <w:r>
        <w:t xml:space="preserve">12. </w:t>
      </w:r>
      <w:r>
        <w:tab/>
        <w:t xml:space="preserve">Griffin DR. Listening in the dark: The acoustic orientation of bats and men. 1958; </w:t>
      </w:r>
    </w:p>
    <w:p w14:paraId="4F6A1795" w14:textId="77777777" w:rsidR="00C40095" w:rsidRDefault="00AE3C4E">
      <w:pPr>
        <w:pStyle w:val="Bibliography"/>
      </w:pPr>
      <w:bookmarkStart w:id="1212" w:name="ref-gillam2007rapid"/>
      <w:bookmarkEnd w:id="1211"/>
      <w:r>
        <w:t xml:space="preserve">13. </w:t>
      </w:r>
      <w:r>
        <w:tab/>
        <w:t xml:space="preserve">Gillam EH, Ulanovsky N, McCracken GF. Rapid jamming avoidance in biosonar. Proceedings of the Royal Society B: Biological Sciences. 2007;274(1610):651–60. </w:t>
      </w:r>
    </w:p>
    <w:p w14:paraId="34179EFF" w14:textId="77777777" w:rsidR="00C40095" w:rsidRDefault="00AE3C4E">
      <w:pPr>
        <w:pStyle w:val="Bibliography"/>
      </w:pPr>
      <w:bookmarkStart w:id="1213" w:name="ref-amichai2015calling"/>
      <w:bookmarkEnd w:id="1212"/>
      <w:r>
        <w:t xml:space="preserve">14. </w:t>
      </w:r>
      <w:r>
        <w:tab/>
        <w:t xml:space="preserve">Amichai E, Blumrosen G, Yovel Y. Calling louder and longer: How bats use biosonar under severe acoustic interference from other bats. Proceedings of the Royal Society B: Biological Sciences. 2015;282(1821):20152064. </w:t>
      </w:r>
    </w:p>
    <w:p w14:paraId="093B7DBF" w14:textId="77777777" w:rsidR="00C40095" w:rsidRDefault="00AE3C4E">
      <w:pPr>
        <w:pStyle w:val="Bibliography"/>
      </w:pPr>
      <w:bookmarkStart w:id="1214" w:name="ref-jarvis2013groups"/>
      <w:bookmarkEnd w:id="1213"/>
      <w:r>
        <w:t xml:space="preserve">15. </w:t>
      </w:r>
      <w:r>
        <w:tab/>
        <w:t xml:space="preserve">Jarvis J, Jackson W, Smotherman M. Groups of bats improve sonar efficiency through mutual suppression of pulse emissions. Frontiers in physiology. 2013;4:140. </w:t>
      </w:r>
    </w:p>
    <w:p w14:paraId="4A53CB72" w14:textId="77777777" w:rsidR="00C40095" w:rsidRDefault="00AE3C4E">
      <w:pPr>
        <w:pStyle w:val="Bibliography"/>
      </w:pPr>
      <w:bookmarkStart w:id="1215" w:name="ref-lu2020echolocating"/>
      <w:bookmarkEnd w:id="1214"/>
      <w:r>
        <w:t xml:space="preserve">16. </w:t>
      </w:r>
      <w:r>
        <w:tab/>
        <w:t xml:space="preserve">Lu M, Zhang G, Luo J. Echolocating bats exhibit differential amplitude compensation for noise interference at a sub-call level. Journal of Experimental Biology. 2020;223(19). </w:t>
      </w:r>
    </w:p>
    <w:p w14:paraId="0BB0C410" w14:textId="77777777" w:rsidR="00C40095" w:rsidRDefault="00AE3C4E">
      <w:pPr>
        <w:pStyle w:val="Bibliography"/>
      </w:pPr>
      <w:bookmarkStart w:id="1216" w:name="ref-hage2013ambient"/>
      <w:bookmarkEnd w:id="1215"/>
      <w:r>
        <w:lastRenderedPageBreak/>
        <w:t xml:space="preserve">17. </w:t>
      </w:r>
      <w:r>
        <w:tab/>
        <w:t xml:space="preserve">Hage SR, Jiang T, Berquist SW, Feng J, Metzner W. Ambient noise induces independent shifts in call frequency and amplitude within the lombard effect in echolocating bats. Proceedings of the National Academy of Sciences. 2013;110(10):4063–8. </w:t>
      </w:r>
    </w:p>
    <w:p w14:paraId="175E3FA7" w14:textId="77777777" w:rsidR="00C40095" w:rsidRDefault="00AE3C4E">
      <w:pPr>
        <w:pStyle w:val="Bibliography"/>
      </w:pPr>
      <w:bookmarkStart w:id="1217" w:name="ref-lin2016a"/>
      <w:bookmarkEnd w:id="1216"/>
      <w:r>
        <w:t xml:space="preserve">18. </w:t>
      </w:r>
      <w:r>
        <w:tab/>
        <w:t xml:space="preserve">Lin Y, Abaid N, Müller R. Bats adjust their pulse emission rates with swarm size in the field. J Acoust Soc Am. 2016;140:4318–25. </w:t>
      </w:r>
    </w:p>
    <w:p w14:paraId="15BCB918" w14:textId="77777777" w:rsidR="00C40095" w:rsidRDefault="00AE3C4E">
      <w:pPr>
        <w:pStyle w:val="Bibliography"/>
      </w:pPr>
      <w:bookmarkStart w:id="1218" w:name="ref-gomes2020individual"/>
      <w:bookmarkEnd w:id="1217"/>
      <w:r>
        <w:t xml:space="preserve">19. </w:t>
      </w:r>
      <w:r>
        <w:tab/>
        <w:t xml:space="preserve">Gomes DG, Goerlitz HR. Individual differences show that only some bats can cope with noise-induced masking and distraction. PeerJ. 2020;8:e10551. </w:t>
      </w:r>
    </w:p>
    <w:p w14:paraId="041595E1" w14:textId="77777777" w:rsidR="00C40095" w:rsidRDefault="00AE3C4E">
      <w:pPr>
        <w:pStyle w:val="Bibliography"/>
      </w:pPr>
      <w:bookmarkStart w:id="1219" w:name="ref-hase2018bats"/>
      <w:bookmarkEnd w:id="1218"/>
      <w:r>
        <w:t xml:space="preserve">20. </w:t>
      </w:r>
      <w:r>
        <w:tab/>
        <w:t xml:space="preserve">Hase K, Kadoya Y, Maitani Y, Miyamoto T, Kobayasi KI, Hiryu S. Bats enhance their call identities to solve the cocktail party problem. Communications biology. 2018;1(1):1–8. </w:t>
      </w:r>
    </w:p>
    <w:p w14:paraId="4B238924" w14:textId="77777777" w:rsidR="00C40095" w:rsidRDefault="00AE3C4E">
      <w:pPr>
        <w:pStyle w:val="Bibliography"/>
      </w:pPr>
      <w:bookmarkStart w:id="1220" w:name="ref-cvikel2015board"/>
      <w:bookmarkEnd w:id="1219"/>
      <w:r>
        <w:t xml:space="preserve">21. </w:t>
      </w:r>
      <w:r>
        <w:tab/>
        <w:t xml:space="preserve">Cvikel N, Levin E, Hurme E, Borissov I, Boonman A, Amichai E, et al. On-board recordings reveal no jamming avoidance in wild bats. Proceedings of the Royal Society B: Biological Sciences. 2015;282(1798):20142274. </w:t>
      </w:r>
    </w:p>
    <w:p w14:paraId="2D5110F5" w14:textId="77777777" w:rsidR="00C40095" w:rsidRDefault="00AE3C4E">
      <w:pPr>
        <w:pStyle w:val="Bibliography"/>
      </w:pPr>
      <w:bookmarkStart w:id="1221" w:name="ref-gotze2016no"/>
      <w:bookmarkEnd w:id="1220"/>
      <w:r>
        <w:t xml:space="preserve">22. </w:t>
      </w:r>
      <w:r>
        <w:tab/>
        <w:t xml:space="preserve">Götze S, Koblitz JC, Denzinger A, Schnitzler H-U. No evidence for spectral jamming avoidance in echolocation behavior of foraging pipistrelle bats. Scientific reports. 2016;6(1):1–3. </w:t>
      </w:r>
    </w:p>
    <w:p w14:paraId="1A04498B" w14:textId="77777777" w:rsidR="00C40095" w:rsidRDefault="00AE3C4E">
      <w:pPr>
        <w:pStyle w:val="Bibliography"/>
      </w:pPr>
      <w:bookmarkStart w:id="1222" w:name="ref-fawcett2015echolocation"/>
      <w:bookmarkEnd w:id="1221"/>
      <w:r>
        <w:t xml:space="preserve">23. </w:t>
      </w:r>
      <w:r>
        <w:tab/>
        <w:t xml:space="preserve">Fawcett K, Jacobs DS, Surlykke A, Ratcliffe JM. Echolocation in the bat, rhinolophus capensis: The influence of clutter, conspecifics and prey on call design and intensity. Biology Open. 2015;4(6):693–701. </w:t>
      </w:r>
    </w:p>
    <w:p w14:paraId="3186185D" w14:textId="77777777" w:rsidR="00C40095" w:rsidRDefault="00AE3C4E">
      <w:pPr>
        <w:pStyle w:val="Bibliography"/>
      </w:pPr>
      <w:bookmarkStart w:id="1223" w:name="ref-habersetzer1981adaptive"/>
      <w:bookmarkEnd w:id="1222"/>
      <w:r>
        <w:t xml:space="preserve">24. </w:t>
      </w:r>
      <w:r>
        <w:tab/>
        <w:t xml:space="preserve">Habersetzer J. Adaptive echolocation sounds in the batrhinopoma hardwickei. Journal of Comparative Physiology. 1981;144(4):559–66. </w:t>
      </w:r>
    </w:p>
    <w:p w14:paraId="00616A7A" w14:textId="77777777" w:rsidR="00C40095" w:rsidRDefault="00AE3C4E">
      <w:pPr>
        <w:pStyle w:val="Bibliography"/>
      </w:pPr>
      <w:bookmarkStart w:id="1224" w:name="ref-ulanovsky2004dynamics"/>
      <w:bookmarkEnd w:id="1223"/>
      <w:r>
        <w:t xml:space="preserve">25. </w:t>
      </w:r>
      <w:r>
        <w:tab/>
        <w:t xml:space="preserve">Ulanovsky N, Fenton MB, Tsoar A, Korine C. Dynamics of jamming avoidance in echolocating bats. Proceedings of the Royal Society of London Series B: Biological Sciences. 2004;271(1547):1467–75. </w:t>
      </w:r>
    </w:p>
    <w:p w14:paraId="343E70C2" w14:textId="77777777" w:rsidR="00C40095" w:rsidRDefault="00AE3C4E">
      <w:pPr>
        <w:pStyle w:val="Bibliography"/>
      </w:pPr>
      <w:bookmarkStart w:id="1225" w:name="ref-adams2017suppression"/>
      <w:bookmarkEnd w:id="1224"/>
      <w:r>
        <w:t xml:space="preserve">26. </w:t>
      </w:r>
      <w:r>
        <w:tab/>
        <w:t xml:space="preserve">Adams AM, Davis K, Smotherman M. Suppression of emission rates improves sonar performance by flying bats. Scientific reports. 2017;7(1):1–9. </w:t>
      </w:r>
    </w:p>
    <w:p w14:paraId="5A78A349" w14:textId="77777777" w:rsidR="00C40095" w:rsidRDefault="00AE3C4E">
      <w:pPr>
        <w:pStyle w:val="Bibliography"/>
      </w:pPr>
      <w:bookmarkStart w:id="1226" w:name="ref-fenton2012evolution"/>
      <w:bookmarkEnd w:id="1225"/>
      <w:r>
        <w:t xml:space="preserve">27. </w:t>
      </w:r>
      <w:r>
        <w:tab/>
        <w:t xml:space="preserve">Fenton MB, Faure PA, Ratcliffe JM. Evolution of high duty cycle echolocation in bats. Journal of Experimental Biology. 2012;215(17):2935–44. </w:t>
      </w:r>
    </w:p>
    <w:p w14:paraId="611D0374" w14:textId="77777777" w:rsidR="00C40095" w:rsidRDefault="00AE3C4E">
      <w:pPr>
        <w:pStyle w:val="Bibliography"/>
      </w:pPr>
      <w:bookmarkStart w:id="1227" w:name="ref-beleyur2019modeling"/>
      <w:bookmarkEnd w:id="1226"/>
      <w:r>
        <w:t xml:space="preserve">28. </w:t>
      </w:r>
      <w:r>
        <w:tab/>
        <w:t xml:space="preserve">Beleyur T, Goerlitz HR. Modeling active sensing reveals echo detection even in large groups of bats. Proceedings of the National Academy of Sciences. 2019;116(52):26662–8. </w:t>
      </w:r>
    </w:p>
    <w:p w14:paraId="311A7479" w14:textId="77777777" w:rsidR="00C40095" w:rsidRDefault="00AE3C4E">
      <w:pPr>
        <w:pStyle w:val="Bibliography"/>
      </w:pPr>
      <w:bookmarkStart w:id="1228" w:name="ref-fawcett2015clutter"/>
      <w:bookmarkEnd w:id="1227"/>
      <w:r>
        <w:t xml:space="preserve">29. </w:t>
      </w:r>
      <w:r>
        <w:tab/>
        <w:t xml:space="preserve">Fawcett K, Ratcliffe JM. Clutter and conspecifics: A comparison of their influence on echolocation and flight behaviour in daubenton’s bat, myotis daubentonii. Journal of Comparative Physiology A. 2015;201(3):295–304. </w:t>
      </w:r>
    </w:p>
    <w:p w14:paraId="5EF31F0C" w14:textId="77777777" w:rsidR="00C40095" w:rsidRDefault="00AE3C4E">
      <w:pPr>
        <w:pStyle w:val="Bibliography"/>
      </w:pPr>
      <w:bookmarkStart w:id="1229" w:name="ref-mammdivdatabase"/>
      <w:bookmarkEnd w:id="1228"/>
      <w:r>
        <w:t xml:space="preserve">30. </w:t>
      </w:r>
      <w:r>
        <w:tab/>
        <w:t xml:space="preserve">Mammal Diversity Database. Mammal diversity database. Zenodo; 2020. Available from: </w:t>
      </w:r>
      <w:hyperlink r:id="rId17">
        <w:r>
          <w:rPr>
            <w:rStyle w:val="Hyperlink"/>
          </w:rPr>
          <w:t>https://doi.org/10.5281/zenodo.4139818</w:t>
        </w:r>
      </w:hyperlink>
    </w:p>
    <w:p w14:paraId="2FFAE813" w14:textId="77777777" w:rsidR="00C40095" w:rsidRDefault="00AE3C4E">
      <w:pPr>
        <w:pStyle w:val="Bibliography"/>
      </w:pPr>
      <w:bookmarkStart w:id="1230" w:name="ref-tian1997echolocation"/>
      <w:bookmarkEnd w:id="1229"/>
      <w:r>
        <w:lastRenderedPageBreak/>
        <w:t xml:space="preserve">31. </w:t>
      </w:r>
      <w:r>
        <w:tab/>
        <w:t xml:space="preserve">Tian B, Schnitzler H-U. Echolocation signals of the greater horseshoe bat (rhinolophus ferrumequinum) in transfer flight and during landing. The Journal of the Acoustical Society of America. 1997;101(4):2347–64. </w:t>
      </w:r>
    </w:p>
    <w:p w14:paraId="47A5FD24" w14:textId="77777777" w:rsidR="00C40095" w:rsidRDefault="00AE3C4E">
      <w:pPr>
        <w:pStyle w:val="Bibliography"/>
      </w:pPr>
      <w:bookmarkStart w:id="1231" w:name="ref-schnitzler2011auditory"/>
      <w:bookmarkEnd w:id="1230"/>
      <w:r>
        <w:t xml:space="preserve">32. </w:t>
      </w:r>
      <w:r>
        <w:tab/>
        <w:t xml:space="preserve">Schnitzler H-U, Denzinger A. Auditory fovea and doppler shift compensation: Adaptations for flutter detection in echolocating bats using CF-FM signals. Journal of Comparative Physiology A. 2011;197(5):541–59. </w:t>
      </w:r>
    </w:p>
    <w:p w14:paraId="45ED188F" w14:textId="77777777" w:rsidR="00C40095" w:rsidRDefault="00AE3C4E">
      <w:pPr>
        <w:pStyle w:val="Bibliography"/>
      </w:pPr>
      <w:bookmarkStart w:id="1232" w:name="ref-neuweiler2000biology"/>
      <w:bookmarkEnd w:id="1231"/>
      <w:r>
        <w:t xml:space="preserve">33. </w:t>
      </w:r>
      <w:r>
        <w:tab/>
        <w:t xml:space="preserve">Neuweiler G. The biology of bats. Oxford University Press; 2000. </w:t>
      </w:r>
    </w:p>
    <w:p w14:paraId="33D3EE8E" w14:textId="77777777" w:rsidR="00C40095" w:rsidRDefault="00AE3C4E">
      <w:pPr>
        <w:pStyle w:val="Bibliography"/>
      </w:pPr>
      <w:bookmarkStart w:id="1233" w:name="ref-schnitzler1976peripheral"/>
      <w:bookmarkEnd w:id="1232"/>
      <w:r>
        <w:t xml:space="preserve">34. </w:t>
      </w:r>
      <w:r>
        <w:tab/>
        <w:t xml:space="preserve">Schnitzler H-U, Suga N, Simmons J. Peripheral auditory tuning for fine frequency analysis by the CF-FM bat, rhinolophus ferrumequinum. Journal of comparative physiology. 1976;106(1):99–110. </w:t>
      </w:r>
    </w:p>
    <w:p w14:paraId="647397CC" w14:textId="77777777" w:rsidR="00C40095" w:rsidRDefault="00AE3C4E">
      <w:pPr>
        <w:pStyle w:val="Bibliography"/>
      </w:pPr>
      <w:bookmarkStart w:id="1234" w:name="ref-schnitzler1973control"/>
      <w:bookmarkEnd w:id="1233"/>
      <w:r>
        <w:t xml:space="preserve">35. </w:t>
      </w:r>
      <w:r>
        <w:tab/>
        <w:t xml:space="preserve">Schnitzler H-U. Control of doppler shift compensation in the greater horseshoe bat, rhinolophus ferrumequinum. Journal of comparative physiology. 1973;82(1):79–92. </w:t>
      </w:r>
    </w:p>
    <w:p w14:paraId="419361A0" w14:textId="77777777" w:rsidR="00C40095" w:rsidRDefault="00AE3C4E">
      <w:pPr>
        <w:pStyle w:val="Bibliography"/>
      </w:pPr>
      <w:bookmarkStart w:id="1235" w:name="ref-schoeppler2018precise"/>
      <w:bookmarkEnd w:id="1234"/>
      <w:r>
        <w:t xml:space="preserve">36. </w:t>
      </w:r>
      <w:r>
        <w:tab/>
        <w:t xml:space="preserve">Schoeppler D, Schnitzler H-U, Denzinger A. Precise doppler shift compensation in the hipposiderid bat, hipposideros armiger. Scientific reports. 2018;8(1):1–1. </w:t>
      </w:r>
    </w:p>
    <w:p w14:paraId="4E14FBE9" w14:textId="77777777" w:rsidR="00C40095" w:rsidRDefault="00AE3C4E">
      <w:pPr>
        <w:pStyle w:val="Bibliography"/>
      </w:pPr>
      <w:bookmarkStart w:id="1236" w:name="ref-neuweiler1987foraging"/>
      <w:bookmarkEnd w:id="1235"/>
      <w:r>
        <w:t xml:space="preserve">37. </w:t>
      </w:r>
      <w:r>
        <w:tab/>
        <w:t xml:space="preserve">Neuweiler G, Metzner W, Heilmann U, Rübsamen R, Eckrich M, Costa H. Foraging behaviour and echolocation in the rufous horseshoe bat (rhinolophus rouxi) of sri lanka. Behavioral ecology and sociobiology. 1987;20(1):53–67. </w:t>
      </w:r>
    </w:p>
    <w:p w14:paraId="1610E9BF" w14:textId="77777777" w:rsidR="00C40095" w:rsidRDefault="00AE3C4E">
      <w:pPr>
        <w:pStyle w:val="Bibliography"/>
      </w:pPr>
      <w:bookmarkStart w:id="1237" w:name="ref-Fenton2014"/>
      <w:bookmarkEnd w:id="1236"/>
      <w:r>
        <w:t xml:space="preserve">38. </w:t>
      </w:r>
      <w:r>
        <w:tab/>
        <w:t xml:space="preserve">Fenton B(MB), Jensen FH, Kalko EKV, Tyack PL. Sonar signals of bats and toothed whales. In: Surlykke A, Nachtigall PE, Fay RR, Popper AN, editors. Biosonar. New York, NY: Springer New York; 2014. p. 11–59. Available from: </w:t>
      </w:r>
      <w:hyperlink r:id="rId18">
        <w:r>
          <w:rPr>
            <w:rStyle w:val="Hyperlink"/>
          </w:rPr>
          <w:t>https://doi.org/10.1007/978-1-4614-9146-0_2</w:t>
        </w:r>
      </w:hyperlink>
    </w:p>
    <w:p w14:paraId="21E3FE89" w14:textId="77777777" w:rsidR="00C40095" w:rsidRDefault="00AE3C4E">
      <w:pPr>
        <w:pStyle w:val="Bibliography"/>
      </w:pPr>
      <w:bookmarkStart w:id="1238" w:name="ref-jones1993echolocation"/>
      <w:bookmarkEnd w:id="1237"/>
      <w:r>
        <w:t xml:space="preserve">39. </w:t>
      </w:r>
      <w:r>
        <w:tab/>
        <w:t xml:space="preserve">Jones G, Morton M, Hughes P, Budden R. Echolocation, flight morphology and foraging strategies of some west african hipposiderid bats. Journal of Zoology. 1993;230(3):385–400. </w:t>
      </w:r>
    </w:p>
    <w:p w14:paraId="42A87F72" w14:textId="77777777" w:rsidR="00C40095" w:rsidRDefault="00AE3C4E">
      <w:pPr>
        <w:pStyle w:val="Bibliography"/>
      </w:pPr>
      <w:bookmarkStart w:id="1239" w:name="ref-jones1994individual"/>
      <w:bookmarkEnd w:id="1238"/>
      <w:r>
        <w:t xml:space="preserve">40. </w:t>
      </w:r>
      <w:r>
        <w:tab/>
        <w:t xml:space="preserve">Jones G, Sripathi K, Waters DA. Individual variation in the echolocation calls of three sympatric indian hipposiderid bats, and an experimental attempt to jam bat echolocation. Folia Zoologica. 1994;43:347–62. </w:t>
      </w:r>
    </w:p>
    <w:p w14:paraId="552E22A9" w14:textId="77777777" w:rsidR="00C40095" w:rsidRDefault="00AE3C4E">
      <w:pPr>
        <w:pStyle w:val="Bibliography"/>
      </w:pPr>
      <w:bookmarkStart w:id="1240" w:name="ref-mazar2020sensorimotor"/>
      <w:bookmarkEnd w:id="1239"/>
      <w:r>
        <w:t xml:space="preserve">41. </w:t>
      </w:r>
      <w:r>
        <w:tab/>
        <w:t xml:space="preserve">Mazar O, Yovel Y. A sensorimotor model shows why a spectral jamming avoidance response does not help bats deal with jamming. Elife. 2020;9:e55539. </w:t>
      </w:r>
    </w:p>
    <w:p w14:paraId="65F49CF6" w14:textId="77777777" w:rsidR="00C40095" w:rsidRDefault="00AE3C4E">
      <w:pPr>
        <w:pStyle w:val="Bibliography"/>
      </w:pPr>
      <w:bookmarkStart w:id="1241" w:name="ref-izadi2019segmentation"/>
      <w:bookmarkEnd w:id="1240"/>
      <w:r>
        <w:t xml:space="preserve">42. </w:t>
      </w:r>
      <w:r>
        <w:tab/>
        <w:t xml:space="preserve">Izadi MR, Stevenson RL, Kloepper L. Segmentation of overlapping sources in mixtures of bat echolocation calls. The Journal of the Acoustical Society of America. 2019;146(4):3026–6. </w:t>
      </w:r>
    </w:p>
    <w:p w14:paraId="743674F6" w14:textId="77777777" w:rsidR="00C40095" w:rsidRDefault="00AE3C4E">
      <w:pPr>
        <w:pStyle w:val="Bibliography"/>
      </w:pPr>
      <w:bookmarkStart w:id="1242" w:name="ref-dietz2016bats"/>
      <w:bookmarkEnd w:id="1241"/>
      <w:r>
        <w:t xml:space="preserve">43. </w:t>
      </w:r>
      <w:r>
        <w:tab/>
        <w:t xml:space="preserve">Dietz C, Kiefer A. Bats of britain and europe. Bloomsbury Publishing; 2016. </w:t>
      </w:r>
    </w:p>
    <w:p w14:paraId="6831FB46" w14:textId="77777777" w:rsidR="00C40095" w:rsidRDefault="00AE3C4E">
      <w:pPr>
        <w:pStyle w:val="Bibliography"/>
      </w:pPr>
      <w:bookmarkStart w:id="1243" w:name="ref-itsfmcitation"/>
      <w:bookmarkEnd w:id="1242"/>
      <w:r>
        <w:t xml:space="preserve">44. </w:t>
      </w:r>
      <w:r>
        <w:tab/>
        <w:t xml:space="preserve">Beleyur T. Itsfm, an open-source package to reliably segment and measure sounds by frequency modulation. bioRxiv. 2021; Available from: </w:t>
      </w:r>
      <w:hyperlink r:id="rId19">
        <w:r>
          <w:rPr>
            <w:rStyle w:val="Hyperlink"/>
          </w:rPr>
          <w:t>https://www.biorxiv.org/content/early/2021/01/09/2021.01.09.426033</w:t>
        </w:r>
      </w:hyperlink>
    </w:p>
    <w:p w14:paraId="60819AA6" w14:textId="77777777" w:rsidR="00C40095" w:rsidRDefault="00AE3C4E">
      <w:pPr>
        <w:pStyle w:val="Bibliography"/>
      </w:pPr>
      <w:bookmarkStart w:id="1244" w:name="ref-siemers2005species"/>
      <w:bookmarkEnd w:id="1243"/>
      <w:r>
        <w:lastRenderedPageBreak/>
        <w:t xml:space="preserve">45. </w:t>
      </w:r>
      <w:r>
        <w:tab/>
        <w:t xml:space="preserve">Siemers BM, Beedholm K, Dietz C, Dietz I, Ivanova T. Is species identity, sex, age or individual quality conveyed by echolocation call frequency in european horseshoe bats? Acta Chiropterologica. 2005;7(2):259–74. </w:t>
      </w:r>
    </w:p>
    <w:p w14:paraId="6716B38F" w14:textId="77777777" w:rsidR="00C40095" w:rsidRDefault="00AE3C4E">
      <w:pPr>
        <w:pStyle w:val="Bibliography"/>
      </w:pPr>
      <w:bookmarkStart w:id="1245" w:name="ref-schuchmann2012horseshoe"/>
      <w:bookmarkEnd w:id="1244"/>
      <w:r>
        <w:t xml:space="preserve">46. </w:t>
      </w:r>
      <w:r>
        <w:tab/>
        <w:t xml:space="preserve">Schuchmann M, Puechmaille SJ, Siemers BM. Horseshoe bats recognise the sex of conspecifics from their echolocation calls. Acta Chiropterologica. 2012;14(1):161–6. </w:t>
      </w:r>
    </w:p>
    <w:p w14:paraId="6CF36C4F" w14:textId="77777777" w:rsidR="00C40095" w:rsidRDefault="00AE3C4E">
      <w:pPr>
        <w:pStyle w:val="Bibliography"/>
      </w:pPr>
      <w:bookmarkStart w:id="1246" w:name="ref-ratcliffe2004conspecifics"/>
      <w:bookmarkEnd w:id="1245"/>
      <w:r>
        <w:t xml:space="preserve">47. </w:t>
      </w:r>
      <w:r>
        <w:tab/>
        <w:t xml:space="preserve">Ratcliffe JM, Hofstede HM ter, Avila-Flores R, Fenton MB, McCracken GF, Biscardi S, et al. Conspecifics influence call design in the brazilian free-tailed bat, tadarida brasiliensis. Canadian Journal of Zoology. 2004;82(6):966–71. </w:t>
      </w:r>
    </w:p>
    <w:p w14:paraId="518EFA19" w14:textId="77777777" w:rsidR="00C40095" w:rsidRDefault="00AE3C4E">
      <w:pPr>
        <w:pStyle w:val="Bibliography"/>
      </w:pPr>
      <w:bookmarkStart w:id="1247" w:name="ref-arm"/>
      <w:bookmarkEnd w:id="1246"/>
      <w:r>
        <w:t xml:space="preserve">48. </w:t>
      </w:r>
      <w:r>
        <w:tab/>
        <w:t xml:space="preserve">Gelman A, Su Y-S. Arm: Data analysis using regression and multilevel/hierarchical models. 2020. Available from: </w:t>
      </w:r>
      <w:hyperlink r:id="rId20">
        <w:r>
          <w:rPr>
            <w:rStyle w:val="Hyperlink"/>
          </w:rPr>
          <w:t>https://CRAN.R-project.org/package=arm</w:t>
        </w:r>
      </w:hyperlink>
    </w:p>
    <w:p w14:paraId="751D8465" w14:textId="77777777" w:rsidR="00C40095" w:rsidRDefault="00AE3C4E">
      <w:pPr>
        <w:pStyle w:val="Bibliography"/>
      </w:pPr>
      <w:bookmarkStart w:id="1248" w:name="ref-nalborczyk2019pragmatism"/>
      <w:bookmarkEnd w:id="1247"/>
      <w:r>
        <w:t xml:space="preserve">49. </w:t>
      </w:r>
      <w:r>
        <w:tab/>
        <w:t xml:space="preserve">Nalborczyk L, Bürkner P-C, Williams DR, Savalei V. Pragmatism should not be a substitute for statistical literacy, a commentary on albers, kiers, and van ravenzwaaij (2018). Collabra: Psychology. 2019;5(1). </w:t>
      </w:r>
    </w:p>
    <w:p w14:paraId="086D0570" w14:textId="77777777" w:rsidR="00C40095" w:rsidRDefault="00AE3C4E">
      <w:pPr>
        <w:pStyle w:val="Bibliography"/>
      </w:pPr>
      <w:bookmarkStart w:id="1249" w:name="ref-van1995python"/>
      <w:bookmarkEnd w:id="1248"/>
      <w:r>
        <w:t xml:space="preserve">50. </w:t>
      </w:r>
      <w:r>
        <w:tab/>
        <w:t xml:space="preserve">Van Rossum G, Drake Jr FL. Python reference manual. Centrum voor Wiskunde en Informatica Amsterdam; 1995. </w:t>
      </w:r>
    </w:p>
    <w:p w14:paraId="59765F25" w14:textId="77777777" w:rsidR="00C40095" w:rsidRDefault="00AE3C4E">
      <w:pPr>
        <w:pStyle w:val="Bibliography"/>
      </w:pPr>
      <w:bookmarkStart w:id="1250" w:name="ref-2020SciPy"/>
      <w:bookmarkEnd w:id="1249"/>
      <w:r>
        <w:t xml:space="preserve">51. </w:t>
      </w:r>
      <w:r>
        <w:tab/>
        <w:t xml:space="preserve">Virtanen P, Gommers R, Oliphant TE, Haberland M, Reddy T, Cournapeau D, et al. SciPy 1.0: Fundamental Algorithms for Scientific Computing in Python. Nature Methods. 2020;17:261–72. doi: </w:t>
      </w:r>
      <w:hyperlink r:id="rId21">
        <w:r>
          <w:rPr>
            <w:rStyle w:val="Hyperlink"/>
          </w:rPr>
          <w:t>https://doi.org/10.1038/s41592-019-0686-2</w:t>
        </w:r>
      </w:hyperlink>
    </w:p>
    <w:p w14:paraId="2D2CF6E5" w14:textId="77777777" w:rsidR="00C40095" w:rsidRDefault="00AE3C4E">
      <w:pPr>
        <w:pStyle w:val="Bibliography"/>
      </w:pPr>
      <w:bookmarkStart w:id="1251" w:name="ref-numpy"/>
      <w:bookmarkEnd w:id="1250"/>
      <w:r>
        <w:t xml:space="preserve">52. </w:t>
      </w:r>
      <w:r>
        <w:tab/>
        <w:t xml:space="preserve">Oliphant TE. A guide to NumPy. Vol. 1. Trelgol Publishing USA; 2006. </w:t>
      </w:r>
    </w:p>
    <w:p w14:paraId="31086A9C" w14:textId="77777777" w:rsidR="00C40095" w:rsidRDefault="00AE3C4E">
      <w:pPr>
        <w:pStyle w:val="Bibliography"/>
      </w:pPr>
      <w:bookmarkStart w:id="1252" w:name="ref-matplotlib"/>
      <w:bookmarkEnd w:id="1251"/>
      <w:r>
        <w:t xml:space="preserve">53. </w:t>
      </w:r>
      <w:r>
        <w:tab/>
        <w:t xml:space="preserve">Hunter JD. Matplotlib: A 2D graphics environment. Computing in science &amp; engineering. 2007;9(3):90–5. </w:t>
      </w:r>
    </w:p>
    <w:p w14:paraId="2AEEBE16" w14:textId="77777777" w:rsidR="00C40095" w:rsidRDefault="00AE3C4E">
      <w:pPr>
        <w:pStyle w:val="Bibliography"/>
      </w:pPr>
      <w:bookmarkStart w:id="1253" w:name="ref-soundfile"/>
      <w:bookmarkEnd w:id="1252"/>
      <w:r>
        <w:t xml:space="preserve">54. </w:t>
      </w:r>
      <w:r>
        <w:tab/>
        <w:t xml:space="preserve">Bechtold B, Geier M. SoundFile. 2019. Available from: </w:t>
      </w:r>
      <w:hyperlink r:id="rId22">
        <w:r>
          <w:rPr>
            <w:rStyle w:val="Hyperlink"/>
          </w:rPr>
          <w:t>https://github.com/bastibe/SoundFile</w:t>
        </w:r>
      </w:hyperlink>
    </w:p>
    <w:p w14:paraId="23FF1C8C" w14:textId="77777777" w:rsidR="00C40095" w:rsidRDefault="00AE3C4E">
      <w:pPr>
        <w:pStyle w:val="Bibliography"/>
      </w:pPr>
      <w:bookmarkStart w:id="1254" w:name="ref-pandas"/>
      <w:bookmarkEnd w:id="1253"/>
      <w:r>
        <w:t xml:space="preserve">55. </w:t>
      </w:r>
      <w:r>
        <w:tab/>
        <w:t xml:space="preserve">McKinney W, others. Data structures for statistical computing in python. In: Proceedings of the 9th python in science conference. Austin, TX; 2010. p. 51–6. </w:t>
      </w:r>
    </w:p>
    <w:p w14:paraId="0CF6F670" w14:textId="77777777" w:rsidR="00C40095" w:rsidRDefault="00AE3C4E">
      <w:pPr>
        <w:pStyle w:val="Bibliography"/>
      </w:pPr>
      <w:bookmarkStart w:id="1255" w:name="ref-jupyter"/>
      <w:bookmarkEnd w:id="1254"/>
      <w:r>
        <w:t xml:space="preserve">56. </w:t>
      </w:r>
      <w:r>
        <w:tab/>
        <w:t xml:space="preserve">Kluyver T, Ragan-Kelley B, Pérez F, Granger B, Bussonnier M, Frederic J, et al. Jupyter notebooks – a publishing format for reproducible computational workflows. Loizides F, Schmidt B, editors. IOS Press; 2016. p. 87–90. </w:t>
      </w:r>
    </w:p>
    <w:p w14:paraId="7958D66A" w14:textId="77777777" w:rsidR="00C40095" w:rsidRDefault="00AE3C4E">
      <w:pPr>
        <w:pStyle w:val="Bibliography"/>
      </w:pPr>
      <w:bookmarkStart w:id="1256" w:name="ref-rmarkdown"/>
      <w:bookmarkEnd w:id="1255"/>
      <w:r>
        <w:t xml:space="preserve">57. </w:t>
      </w:r>
      <w:r>
        <w:tab/>
        <w:t xml:space="preserve">Xie Y, Allaire JJ, Grolemund G. R markdown: The definitive guide. Boca Raton, Florida: Chapman; Hall/CRC; 2018. Available from: </w:t>
      </w:r>
      <w:hyperlink r:id="rId23">
        <w:r>
          <w:rPr>
            <w:rStyle w:val="Hyperlink"/>
          </w:rPr>
          <w:t>https://bookdown.org/yihui/rmarkdown</w:t>
        </w:r>
      </w:hyperlink>
    </w:p>
    <w:p w14:paraId="60269565" w14:textId="77777777" w:rsidR="00C40095" w:rsidRDefault="00AE3C4E">
      <w:pPr>
        <w:pStyle w:val="Bibliography"/>
      </w:pPr>
      <w:bookmarkStart w:id="1257" w:name="ref-audacity"/>
      <w:bookmarkEnd w:id="1256"/>
      <w:r>
        <w:t xml:space="preserve">58. </w:t>
      </w:r>
      <w:r>
        <w:tab/>
        <w:t xml:space="preserve">Audacity-Team. Audacity(r): Free audio editor and recorder [computer application] version 2.3.3. 2019. Available from: </w:t>
      </w:r>
      <w:hyperlink r:id="rId24">
        <w:r>
          <w:rPr>
            <w:rStyle w:val="Hyperlink"/>
          </w:rPr>
          <w:t>https://audacityteam.org/</w:t>
        </w:r>
      </w:hyperlink>
    </w:p>
    <w:p w14:paraId="433E2B51" w14:textId="77777777" w:rsidR="00C40095" w:rsidRDefault="00AE3C4E">
      <w:pPr>
        <w:pStyle w:val="Bibliography"/>
      </w:pPr>
      <w:bookmarkStart w:id="1258" w:name="ref-R4"/>
      <w:bookmarkEnd w:id="1257"/>
      <w:r>
        <w:t xml:space="preserve">59. </w:t>
      </w:r>
      <w:r>
        <w:tab/>
        <w:t xml:space="preserve">R Core Team. R: A language and environment for statistical computing. Vienna, Austria: R Foundation for Statistical Computing; 2021. Available from: </w:t>
      </w:r>
      <w:hyperlink r:id="rId25">
        <w:r>
          <w:rPr>
            <w:rStyle w:val="Hyperlink"/>
          </w:rPr>
          <w:t>https://www.R-project.org/</w:t>
        </w:r>
      </w:hyperlink>
    </w:p>
    <w:p w14:paraId="4310A448" w14:textId="77777777" w:rsidR="00C40095" w:rsidRDefault="00AE3C4E">
      <w:pPr>
        <w:pStyle w:val="Bibliography"/>
      </w:pPr>
      <w:bookmarkStart w:id="1259" w:name="ref-lme4"/>
      <w:bookmarkEnd w:id="1258"/>
      <w:r>
        <w:lastRenderedPageBreak/>
        <w:t xml:space="preserve">60. </w:t>
      </w:r>
      <w:r>
        <w:tab/>
        <w:t xml:space="preserve">Bates D, Mächler M, Bolker B, Walker S. Fitting linear mixed-effects models using lme4. Journal of Statistical Software. 2015;67(1):1–48. doi: </w:t>
      </w:r>
      <w:hyperlink r:id="rId26">
        <w:r>
          <w:rPr>
            <w:rStyle w:val="Hyperlink"/>
          </w:rPr>
          <w:t>10.18637/jss.v067.i01</w:t>
        </w:r>
      </w:hyperlink>
    </w:p>
    <w:p w14:paraId="707B4089" w14:textId="77777777" w:rsidR="00C40095" w:rsidRDefault="00AE3C4E">
      <w:pPr>
        <w:pStyle w:val="Bibliography"/>
      </w:pPr>
      <w:bookmarkStart w:id="1260" w:name="ref-coda"/>
      <w:bookmarkEnd w:id="1259"/>
      <w:r>
        <w:t xml:space="preserve">61. </w:t>
      </w:r>
      <w:r>
        <w:tab/>
        <w:t xml:space="preserve">Plummer M, Best N, Cowles K, Vines K. CODA: Convergence diagnosis and output analysis for MCMC. R News. 2006;6(1):7–11. Available from: </w:t>
      </w:r>
      <w:hyperlink r:id="rId27">
        <w:r>
          <w:rPr>
            <w:rStyle w:val="Hyperlink"/>
          </w:rPr>
          <w:t>https://journal.r-project.org/archive/</w:t>
        </w:r>
      </w:hyperlink>
    </w:p>
    <w:p w14:paraId="4367B491" w14:textId="77777777" w:rsidR="00C40095" w:rsidRDefault="00AE3C4E">
      <w:pPr>
        <w:pStyle w:val="Bibliography"/>
      </w:pPr>
      <w:bookmarkStart w:id="1261" w:name="ref-rossiter2002relatedness"/>
      <w:bookmarkEnd w:id="1260"/>
      <w:r>
        <w:t xml:space="preserve">62. </w:t>
      </w:r>
      <w:r>
        <w:tab/>
        <w:t xml:space="preserve">Rossiter SJ, Jones G, Ransome RD, Barratt EM. Relatedness structure and kin-biased foraging in the greater horseshoe bat (rhinolophus ferrumequinum). Behavioral Ecology and Sociobiology. 2002;51(6):510–8. </w:t>
      </w:r>
    </w:p>
    <w:p w14:paraId="7C86EE9F" w14:textId="77777777" w:rsidR="00C40095" w:rsidRDefault="00AE3C4E">
      <w:pPr>
        <w:pStyle w:val="Bibliography"/>
      </w:pPr>
      <w:bookmarkStart w:id="1262" w:name="ref-denzinger2016guild"/>
      <w:bookmarkEnd w:id="1261"/>
      <w:r>
        <w:t xml:space="preserve">63. </w:t>
      </w:r>
      <w:r>
        <w:tab/>
        <w:t xml:space="preserve">Denzinger A, Kalko EK, Tschapka M, Grinnell AD, Schnitzler H-U. Guild structure and niche differentiation in echolocating bats. In: Bat bioacoustics. Springer; 2016. p. 141–66. </w:t>
      </w:r>
    </w:p>
    <w:p w14:paraId="5F7D42B2" w14:textId="77777777" w:rsidR="00C40095" w:rsidRDefault="00AE3C4E">
      <w:pPr>
        <w:pStyle w:val="Bibliography"/>
      </w:pPr>
      <w:bookmarkStart w:id="1263" w:name="ref-pye1972bimodal"/>
      <w:bookmarkEnd w:id="1262"/>
      <w:r>
        <w:t xml:space="preserve">64. </w:t>
      </w:r>
      <w:r>
        <w:tab/>
        <w:t xml:space="preserve">Pye J. Bimodal distribution of constant frequencies in some hipposiderid bats (mammalia: hipposideridae). Journal of Zoology. 1972;166(3):323–35. </w:t>
      </w:r>
    </w:p>
    <w:p w14:paraId="63748718" w14:textId="77777777" w:rsidR="00C40095" w:rsidRDefault="00AE3C4E">
      <w:pPr>
        <w:pStyle w:val="Bibliography"/>
      </w:pPr>
      <w:bookmarkStart w:id="1264" w:name="ref-simmons1984echolocation"/>
      <w:bookmarkEnd w:id="1263"/>
      <w:r>
        <w:t xml:space="preserve">65. </w:t>
      </w:r>
      <w:r>
        <w:tab/>
        <w:t xml:space="preserve">Simmons JA, Kick SA, Lawrence BD. Echolocation and hearing in the mouse-tailed bat, rhinopoma hardwickei: Acoustic evolution of echolocation in bats. Journal of Comparative Physiology A. 1984;154(3):347–56. </w:t>
      </w:r>
    </w:p>
    <w:p w14:paraId="086F9B28" w14:textId="77777777" w:rsidR="00C40095" w:rsidRDefault="00AE3C4E">
      <w:pPr>
        <w:pStyle w:val="Bibliography"/>
      </w:pPr>
      <w:bookmarkStart w:id="1265" w:name="ref-luo2015linking"/>
      <w:bookmarkEnd w:id="1264"/>
      <w:r>
        <w:t xml:space="preserve">66. </w:t>
      </w:r>
      <w:r>
        <w:tab/>
        <w:t xml:space="preserve">Luo J, Goerlitz HR, Brumm H, Wiegrebe L. Linking the sender to the receiver: Vocal adjustments by bats to maintain signal detection in noise. Scientific reports. 2015;5:18556. </w:t>
      </w:r>
    </w:p>
    <w:p w14:paraId="3CA0158A" w14:textId="77777777" w:rsidR="00C40095" w:rsidRDefault="00AE3C4E">
      <w:pPr>
        <w:pStyle w:val="Bibliography"/>
      </w:pPr>
      <w:bookmarkStart w:id="1266" w:name="ref-hage2014ambient"/>
      <w:bookmarkEnd w:id="1265"/>
      <w:r>
        <w:t xml:space="preserve">67. </w:t>
      </w:r>
      <w:r>
        <w:tab/>
        <w:t xml:space="preserve">Hage SR, Jiang T, Berquist SW, Feng J, Metzner W. Ambient noise causes independent changes in distinct spectro-temporal features of echolocation calls in horseshoe bats. Journal of Experimental Biology. 2014;217(14):2440–4. </w:t>
      </w:r>
    </w:p>
    <w:p w14:paraId="646717F6" w14:textId="77777777" w:rsidR="00C40095" w:rsidRDefault="00AE3C4E">
      <w:pPr>
        <w:pStyle w:val="Bibliography"/>
      </w:pPr>
      <w:bookmarkStart w:id="1267" w:name="ref-Salles202011719"/>
      <w:bookmarkEnd w:id="1266"/>
      <w:r>
        <w:t xml:space="preserve">68. </w:t>
      </w:r>
      <w:r>
        <w:tab/>
        <w:t xml:space="preserve">Salles A, Diebold CA, Moss CF. Echolocating bats accumulate information from acoustic snapshots to predict auditory object motion. Proceedings of the National Academy of Sciences. 2020; Available from: </w:t>
      </w:r>
      <w:hyperlink r:id="rId28">
        <w:r>
          <w:rPr>
            <w:rStyle w:val="Hyperlink"/>
          </w:rPr>
          <w:t>https://www.pnas.org/content/early/2020/10/27/2011719117</w:t>
        </w:r>
      </w:hyperlink>
    </w:p>
    <w:p w14:paraId="620F277C" w14:textId="77777777" w:rsidR="00C40095" w:rsidRDefault="00AE3C4E">
      <w:pPr>
        <w:pStyle w:val="Bibliography"/>
      </w:pPr>
      <w:bookmarkStart w:id="1268" w:name="ref-barchi2013spatial"/>
      <w:bookmarkEnd w:id="1267"/>
      <w:r>
        <w:t xml:space="preserve">69. </w:t>
      </w:r>
      <w:r>
        <w:tab/>
        <w:t xml:space="preserve">Barchi JR, Knowles JM, Simmons JA. Spatial memory and stereotypy of flight paths by big brown bats in cluttered surroundings. Journal of Experimental Biology. 2013;216(6):1053–63. </w:t>
      </w:r>
    </w:p>
    <w:p w14:paraId="7A6AA832" w14:textId="77777777" w:rsidR="00C40095" w:rsidRDefault="00AE3C4E">
      <w:pPr>
        <w:pStyle w:val="Bibliography"/>
      </w:pPr>
      <w:bookmarkStart w:id="1269" w:name="ref-mohres1949versuche"/>
      <w:bookmarkEnd w:id="1268"/>
      <w:r>
        <w:t xml:space="preserve">70. </w:t>
      </w:r>
      <w:r>
        <w:tab/>
        <w:t xml:space="preserve">Möhres F, Oettingen-Spielberg T. Versuche über die nahorientierung und das heimfindevermögen der fledermäuse. Verhandlungen der deutschen Zoologen in Mainz. 1949;248–52. </w:t>
      </w:r>
    </w:p>
    <w:p w14:paraId="68C3726F" w14:textId="77777777" w:rsidR="00C40095" w:rsidRDefault="00AE3C4E">
      <w:pPr>
        <w:pStyle w:val="Bibliography"/>
      </w:pPr>
      <w:bookmarkStart w:id="1270" w:name="ref-lewanzik2021task"/>
      <w:bookmarkEnd w:id="1269"/>
      <w:r>
        <w:t xml:space="preserve">71. </w:t>
      </w:r>
      <w:r>
        <w:tab/>
        <w:t xml:space="preserve">Lewanzik D, Goerlitz HR. Task-dependent vocal adjustments to optimize biosonar-based information acquisition. Journal of Experimental Biology. 2021;224(1):jeb234815. </w:t>
      </w:r>
    </w:p>
    <w:p w14:paraId="2D09F84C" w14:textId="77777777" w:rsidR="00C40095" w:rsidRDefault="00AE3C4E">
      <w:pPr>
        <w:pStyle w:val="Bibliography"/>
      </w:pPr>
      <w:bookmarkStart w:id="1271" w:name="ref-stidsholt2021hunting"/>
      <w:bookmarkEnd w:id="1270"/>
      <w:r>
        <w:t xml:space="preserve">72. </w:t>
      </w:r>
      <w:r>
        <w:tab/>
        <w:t xml:space="preserve">Stidsholt L, Greif S, Goerlitz HR, Beedholm K, Macaulay J, Johnson M, et al. Hunting bats adjust their echolocation to receive weak prey echoes for clutter reduction. Science Advances. 2021;7(10):eabf1367. </w:t>
      </w:r>
    </w:p>
    <w:p w14:paraId="72874BA1" w14:textId="77777777" w:rsidR="00C40095" w:rsidRDefault="00AE3C4E">
      <w:pPr>
        <w:pStyle w:val="Bibliography"/>
      </w:pPr>
      <w:bookmarkStart w:id="1272" w:name="ref-taub2020segregating"/>
      <w:bookmarkEnd w:id="1271"/>
      <w:r>
        <w:lastRenderedPageBreak/>
        <w:t xml:space="preserve">73. </w:t>
      </w:r>
      <w:r>
        <w:tab/>
        <w:t xml:space="preserve">Taub M, Yovel Y. Segregating signal from noise through movement in echolocating bats. Scientific reports. 2020;10(1):1–0. </w:t>
      </w:r>
      <w:bookmarkEnd w:id="1198"/>
      <w:bookmarkEnd w:id="1200"/>
      <w:bookmarkEnd w:id="1272"/>
    </w:p>
    <w:sectPr w:rsidR="00C4009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hgoerlitz" w:date="2021-08-11T14:57:00Z" w:initials="hg">
    <w:p w14:paraId="2A9EF641" w14:textId="77777777" w:rsidR="005D7F79" w:rsidRDefault="005D7F79">
      <w:pPr>
        <w:pStyle w:val="CommentText"/>
      </w:pPr>
      <w:r>
        <w:rPr>
          <w:rStyle w:val="CommentReference"/>
        </w:rPr>
        <w:annotationRef/>
      </w:r>
      <w:r>
        <w:t xml:space="preserve">Small font over full page width is hard to read – add </w:t>
      </w:r>
      <w:proofErr w:type="spellStart"/>
      <w:r>
        <w:t>add</w:t>
      </w:r>
      <w:proofErr w:type="spellEnd"/>
      <w:r>
        <w:t xml:space="preserve"> 1.5x line spacing to ease line following.</w:t>
      </w:r>
    </w:p>
  </w:comment>
  <w:comment w:id="25" w:author="hgoerlitz" w:date="2021-08-11T15:11:00Z" w:initials="hg">
    <w:p w14:paraId="1A7C61E3" w14:textId="47E011AA" w:rsidR="005D7F79" w:rsidRDefault="005D7F79">
      <w:pPr>
        <w:pStyle w:val="CommentText"/>
      </w:pPr>
      <w:r>
        <w:rPr>
          <w:rStyle w:val="CommentReference"/>
        </w:rPr>
        <w:annotationRef/>
      </w:r>
      <w:r>
        <w:t>Which vs that: they have different meanings</w:t>
      </w:r>
    </w:p>
  </w:comment>
  <w:comment w:id="93" w:author="hgoerlitz" w:date="2021-08-11T15:22:00Z" w:initials="hg">
    <w:p w14:paraId="4E5424DF" w14:textId="77777777" w:rsidR="005D7F79" w:rsidRDefault="005D7F79">
      <w:pPr>
        <w:pStyle w:val="CommentText"/>
      </w:pPr>
      <w:r>
        <w:rPr>
          <w:rStyle w:val="CommentReference"/>
        </w:rPr>
        <w:annotationRef/>
      </w:r>
      <w:r>
        <w:t>Can add this general ref:</w:t>
      </w:r>
    </w:p>
    <w:p w14:paraId="0D1753FC" w14:textId="77777777" w:rsidR="005D7F79" w:rsidRPr="00617183" w:rsidRDefault="005D7F79" w:rsidP="000E0B16">
      <w:pPr>
        <w:pStyle w:val="EndNoteBibliography"/>
        <w:spacing w:after="0"/>
        <w:ind w:left="560" w:hanging="560"/>
      </w:pPr>
      <w:r w:rsidRPr="00617183">
        <w:rPr>
          <w:b/>
        </w:rPr>
        <w:t>Krause J &amp; Ruxton GD</w:t>
      </w:r>
      <w:r w:rsidRPr="00617183">
        <w:t xml:space="preserve"> </w:t>
      </w:r>
      <w:r w:rsidRPr="00617183">
        <w:rPr>
          <w:b/>
        </w:rPr>
        <w:t>(2002)</w:t>
      </w:r>
      <w:r w:rsidRPr="00617183">
        <w:t>: Living in groups. Oxford University Press, New York.</w:t>
      </w:r>
    </w:p>
    <w:p w14:paraId="09CD99CA" w14:textId="343E1FBB" w:rsidR="005D7F79" w:rsidRDefault="005D7F79">
      <w:pPr>
        <w:pStyle w:val="CommentText"/>
      </w:pPr>
    </w:p>
  </w:comment>
  <w:comment w:id="116" w:author="hgoerlitz" w:date="2021-08-11T15:28:00Z" w:initials="hg">
    <w:p w14:paraId="09BD835B" w14:textId="7A5AD4FD" w:rsidR="005D7F79" w:rsidRDefault="005D7F79">
      <w:pPr>
        <w:pStyle w:val="CommentText"/>
      </w:pPr>
      <w:r>
        <w:rPr>
          <w:rStyle w:val="CommentReference"/>
        </w:rPr>
        <w:annotationRef/>
      </w:r>
      <w:r>
        <w:t>You are mixing RECEIVER and SENDER processes here, without separating them. It might be easiest to introduce SENDER adaptations only AFTER introducing active sensory systems.</w:t>
      </w:r>
    </w:p>
  </w:comment>
  <w:comment w:id="173" w:author="hgoerlitz" w:date="2021-08-11T15:40:00Z" w:initials="hg">
    <w:p w14:paraId="37EFADE1" w14:textId="7A0A6D0C" w:rsidR="005D7F79" w:rsidRDefault="005D7F79">
      <w:pPr>
        <w:pStyle w:val="CommentText"/>
      </w:pPr>
      <w:r>
        <w:rPr>
          <w:rStyle w:val="CommentReference"/>
        </w:rPr>
        <w:annotationRef/>
      </w:r>
      <w:r>
        <w:t>Nice, but not necessary and can be deleted to save words.</w:t>
      </w:r>
    </w:p>
  </w:comment>
  <w:comment w:id="294" w:author="hgoerlitz" w:date="2021-08-11T16:09:00Z" w:initials="hg">
    <w:p w14:paraId="53269795" w14:textId="0F33BE80" w:rsidR="005D7F79" w:rsidRDefault="005D7F79">
      <w:pPr>
        <w:pStyle w:val="CommentText"/>
      </w:pPr>
      <w:r>
        <w:rPr>
          <w:rStyle w:val="CommentReference"/>
        </w:rPr>
        <w:annotationRef/>
      </w:r>
      <w:r>
        <w:t xml:space="preserve">Target: does this only mean prey, or also the general </w:t>
      </w:r>
      <w:proofErr w:type="spellStart"/>
      <w:r>
        <w:t>environement</w:t>
      </w:r>
      <w:proofErr w:type="spellEnd"/>
      <w:r>
        <w:t>? i.e., is the function for foraging or orientation?</w:t>
      </w:r>
    </w:p>
  </w:comment>
  <w:comment w:id="304" w:author="hgoerlitz" w:date="2021-08-11T16:11:00Z" w:initials="hg">
    <w:p w14:paraId="51D8F2A9" w14:textId="68C18183" w:rsidR="005D7F79" w:rsidRDefault="005D7F79">
      <w:pPr>
        <w:pStyle w:val="CommentText"/>
      </w:pPr>
      <w:r>
        <w:rPr>
          <w:rStyle w:val="CommentReference"/>
        </w:rPr>
        <w:annotationRef/>
      </w:r>
      <w:r>
        <w:t>What do bats do during resting?</w:t>
      </w:r>
    </w:p>
  </w:comment>
  <w:comment w:id="590" w:author="hgoerlitz" w:date="2021-08-11T17:28:00Z" w:initials="hg">
    <w:p w14:paraId="18CFA7D2" w14:textId="71B85AFB" w:rsidR="005D7F79" w:rsidRDefault="005D7F79">
      <w:pPr>
        <w:pStyle w:val="CommentText"/>
      </w:pPr>
      <w:r>
        <w:rPr>
          <w:rStyle w:val="CommentReference"/>
        </w:rPr>
        <w:annotationRef/>
      </w:r>
      <w:r>
        <w:t>Decide for ‘bat activity’ or ‘flight activity’</w:t>
      </w:r>
    </w:p>
  </w:comment>
  <w:comment w:id="634" w:author="hgoerlitz" w:date="2021-08-11T17:36:00Z" w:initials="hg">
    <w:p w14:paraId="4A83F67B" w14:textId="59238E63" w:rsidR="005D7F79" w:rsidRDefault="005D7F79">
      <w:pPr>
        <w:pStyle w:val="CommentText"/>
      </w:pPr>
      <w:r>
        <w:rPr>
          <w:rStyle w:val="CommentReference"/>
        </w:rPr>
        <w:annotationRef/>
      </w:r>
      <w:r>
        <w:t>I think this can be deleted, since it is described later when the windowed call analysis is described. Here, we should focus on the key differences between the analyses to introduce them; and this part is not yet necessary.</w:t>
      </w:r>
    </w:p>
  </w:comment>
  <w:comment w:id="677" w:author="hgoerlitz" w:date="2021-08-11T17:45:00Z" w:initials="hg">
    <w:p w14:paraId="103E16F0" w14:textId="143051F9" w:rsidR="005D7F79" w:rsidRDefault="005D7F79">
      <w:pPr>
        <w:pStyle w:val="CommentText"/>
      </w:pPr>
      <w:r>
        <w:rPr>
          <w:rStyle w:val="CommentReference"/>
        </w:rPr>
        <w:annotationRef/>
      </w:r>
      <w:r>
        <w:t xml:space="preserve">The explanation about </w:t>
      </w:r>
      <w:proofErr w:type="spellStart"/>
      <w:r>
        <w:t>itsFM</w:t>
      </w:r>
      <w:proofErr w:type="spellEnd"/>
      <w:r>
        <w:t xml:space="preserve"> is too long. I assume you provide the rationale in </w:t>
      </w:r>
      <w:proofErr w:type="gramStart"/>
      <w:r>
        <w:t>your</w:t>
      </w:r>
      <w:proofErr w:type="gramEnd"/>
      <w:r>
        <w:t xml:space="preserve"> repot, so we can simply cite it here. If still needed, you could move the strike-through text into SI.</w:t>
      </w:r>
    </w:p>
  </w:comment>
  <w:comment w:id="705" w:author="hgoerlitz" w:date="2021-08-11T17:49:00Z" w:initials="hg">
    <w:p w14:paraId="19BDAB84" w14:textId="61C7CDA0" w:rsidR="005D7F79" w:rsidRDefault="005D7F79">
      <w:pPr>
        <w:pStyle w:val="CommentText"/>
      </w:pPr>
      <w:r>
        <w:rPr>
          <w:rStyle w:val="CommentReference"/>
        </w:rPr>
        <w:annotationRef/>
      </w:r>
      <w:r>
        <w:t>Manually or automatically/individually? Manually = you tweaked some setting for each of the 200+ calls?</w:t>
      </w:r>
    </w:p>
  </w:comment>
  <w:comment w:id="716" w:author="hgoerlitz" w:date="2021-08-11T17:54:00Z" w:initials="hg">
    <w:p w14:paraId="4E165D73" w14:textId="77777777" w:rsidR="005D7F79" w:rsidRDefault="005D7F79">
      <w:pPr>
        <w:pStyle w:val="CommentText"/>
      </w:pPr>
      <w:r>
        <w:rPr>
          <w:rStyle w:val="CommentReference"/>
        </w:rPr>
        <w:annotationRef/>
      </w:r>
      <w:r>
        <w:t xml:space="preserve">Note: we do not provide any definition/explanation how does parameters were calculated (FFT size; or time-averaged spectrogram, </w:t>
      </w:r>
      <w:proofErr w:type="spellStart"/>
      <w:r>
        <w:t>etc</w:t>
      </w:r>
      <w:proofErr w:type="spellEnd"/>
      <w:r>
        <w:t xml:space="preserve">…). This might be in the </w:t>
      </w:r>
      <w:proofErr w:type="spellStart"/>
      <w:r>
        <w:t>itsFM</w:t>
      </w:r>
      <w:proofErr w:type="spellEnd"/>
      <w:r>
        <w:t xml:space="preserve"> documentation, but should be repeated.</w:t>
      </w:r>
    </w:p>
    <w:p w14:paraId="32D6D082" w14:textId="77777777" w:rsidR="005D7F79" w:rsidRDefault="005D7F79">
      <w:pPr>
        <w:pStyle w:val="CommentText"/>
      </w:pPr>
    </w:p>
    <w:p w14:paraId="0E803948" w14:textId="5DEB28B5" w:rsidR="005D7F79" w:rsidRDefault="005D7F79">
      <w:pPr>
        <w:pStyle w:val="CommentText"/>
      </w:pPr>
      <w:r>
        <w:t xml:space="preserve">We might ignore for now, but add it later (to the SI?) </w:t>
      </w:r>
    </w:p>
  </w:comment>
  <w:comment w:id="717" w:author="hgoerlitz" w:date="2021-08-11T17:53:00Z" w:initials="hg">
    <w:p w14:paraId="7ED19A06" w14:textId="1D00C3D2" w:rsidR="005D7F79" w:rsidRDefault="005D7F79">
      <w:pPr>
        <w:pStyle w:val="CommentText"/>
      </w:pPr>
      <w:r>
        <w:rPr>
          <w:rStyle w:val="CommentReference"/>
        </w:rPr>
        <w:annotationRef/>
      </w:r>
      <w:r>
        <w:t xml:space="preserve">I would </w:t>
      </w:r>
      <w:proofErr w:type="gramStart"/>
      <w:r>
        <w:t>uses</w:t>
      </w:r>
      <w:proofErr w:type="gramEnd"/>
      <w:r>
        <w:t xml:space="preserve"> dashes throughout (FM-</w:t>
      </w:r>
      <w:proofErr w:type="spellStart"/>
      <w:r>
        <w:t>componentn</w:t>
      </w:r>
      <w:proofErr w:type="spellEnd"/>
      <w:r>
        <w:t>, CF-component), as you started in the beginning. I think it’s easier to read; and it saves one word each time…</w:t>
      </w:r>
    </w:p>
  </w:comment>
  <w:comment w:id="723" w:author="hgoerlitz" w:date="2021-08-11T18:00:00Z" w:initials="hg">
    <w:p w14:paraId="35C0CA56" w14:textId="4DE63F51" w:rsidR="005D7F79" w:rsidRDefault="005D7F79">
      <w:pPr>
        <w:pStyle w:val="CommentText"/>
      </w:pPr>
      <w:r>
        <w:rPr>
          <w:rStyle w:val="CommentReference"/>
        </w:rPr>
        <w:annotationRef/>
      </w:r>
      <w:r>
        <w:t xml:space="preserve">“level” is too short. Anything can be expressed as level (i.e., logged relative value). What we report here is the level of the sound pressure = SPL. </w:t>
      </w:r>
    </w:p>
  </w:comment>
  <w:comment w:id="837" w:author="hgoerlitz" w:date="2021-08-11T18:16:00Z" w:initials="hg">
    <w:p w14:paraId="38BE877D" w14:textId="5504DE38" w:rsidR="005D7F79" w:rsidRDefault="005D7F79">
      <w:pPr>
        <w:pStyle w:val="CommentText"/>
      </w:pPr>
      <w:r>
        <w:rPr>
          <w:rStyle w:val="CommentReference"/>
        </w:rPr>
        <w:annotationRef/>
      </w:r>
      <w:r>
        <w:t>Figures should have a short general title that describes the whole figure. Only then follow with the details.</w:t>
      </w:r>
    </w:p>
  </w:comment>
  <w:comment w:id="884" w:author="hgoerlitz" w:date="2021-08-12T08:02:00Z" w:initials="hg">
    <w:p w14:paraId="617F33C9" w14:textId="77777777" w:rsidR="00901B5F" w:rsidRDefault="00AC64E5">
      <w:pPr>
        <w:pStyle w:val="CommentText"/>
      </w:pPr>
      <w:r>
        <w:rPr>
          <w:rStyle w:val="CommentReference"/>
        </w:rPr>
        <w:annotationRef/>
      </w:r>
      <w:r>
        <w:t xml:space="preserve">Delete this whole paragraph here. This is a rationale for the analysis. We already presented some rationale before. </w:t>
      </w:r>
    </w:p>
    <w:p w14:paraId="002BB196" w14:textId="6317CC09" w:rsidR="00AC64E5" w:rsidRDefault="00901B5F" w:rsidP="00901B5F">
      <w:pPr>
        <w:pStyle w:val="CommentText"/>
      </w:pPr>
      <w:r>
        <w:t xml:space="preserve">I moved parts of it to the stats-section, to provide a rationale for the way we </w:t>
      </w:r>
      <w:proofErr w:type="spellStart"/>
      <w:r>
        <w:t>analyse</w:t>
      </w:r>
      <w:proofErr w:type="spellEnd"/>
      <w:r>
        <w:t xml:space="preserve"> it. Seems more sensible to me, because currently different explanatory aspects of this analysis are distributed over 3 or more parts of the methods </w:t>
      </w:r>
      <w:proofErr w:type="gramStart"/>
      <w:r>
        <w:t>section.</w:t>
      </w:r>
      <w:r w:rsidR="00AC64E5">
        <w:t>.</w:t>
      </w:r>
      <w:proofErr w:type="gramEnd"/>
    </w:p>
  </w:comment>
  <w:comment w:id="942" w:author="hgoerlitz" w:date="2021-08-12T08:15:00Z" w:initials="hg">
    <w:p w14:paraId="2590AEA6" w14:textId="33EB6C9A" w:rsidR="00A269E2" w:rsidRDefault="00A269E2">
      <w:pPr>
        <w:pStyle w:val="CommentText"/>
      </w:pPr>
      <w:r>
        <w:rPr>
          <w:rStyle w:val="CommentReference"/>
        </w:rPr>
        <w:annotationRef/>
      </w:r>
      <w:r>
        <w:t>Present this detail only in SI; delete here</w:t>
      </w:r>
    </w:p>
  </w:comment>
  <w:comment w:id="945" w:author="hgoerlitz" w:date="2021-08-12T08:54:00Z" w:initials="hg">
    <w:p w14:paraId="6FB3C6D3" w14:textId="4F0A2341" w:rsidR="00427C45" w:rsidRDefault="00427C45">
      <w:pPr>
        <w:pStyle w:val="CommentText"/>
      </w:pPr>
      <w:r>
        <w:rPr>
          <w:rStyle w:val="CommentReference"/>
        </w:rPr>
        <w:annotationRef/>
      </w:r>
      <w:r>
        <w:t>I moved the prediction down to the analysis.</w:t>
      </w:r>
    </w:p>
  </w:comment>
  <w:comment w:id="946" w:author="hgoerlitz" w:date="2021-08-12T08:19:00Z" w:initials="hg">
    <w:p w14:paraId="318EE921" w14:textId="77777777" w:rsidR="00A269E2" w:rsidRDefault="00A269E2" w:rsidP="00A269E2">
      <w:pPr>
        <w:pStyle w:val="CommentText"/>
      </w:pPr>
      <w:r>
        <w:rPr>
          <w:rStyle w:val="CommentReference"/>
        </w:rPr>
        <w:annotationRef/>
      </w:r>
      <w:r>
        <w:t>Not sure yet where to present this. Here, this prediction is lost if it is not also mentioned together with the results.</w:t>
      </w:r>
    </w:p>
    <w:p w14:paraId="1AD7A04D" w14:textId="568F2BBB" w:rsidR="00A269E2" w:rsidRDefault="00A269E2">
      <w:pPr>
        <w:pStyle w:val="CommentText"/>
      </w:pPr>
      <w:r>
        <w:t xml:space="preserve">Yes, it does provide context here, but might not be necessary. </w:t>
      </w:r>
    </w:p>
  </w:comment>
  <w:comment w:id="981" w:author="hgoerlitz" w:date="2021-08-12T08:32:00Z" w:initials="hg">
    <w:p w14:paraId="09FF16B5" w14:textId="33735602" w:rsidR="002E50BD" w:rsidRDefault="002E50BD">
      <w:pPr>
        <w:pStyle w:val="CommentText"/>
      </w:pPr>
      <w:r>
        <w:rPr>
          <w:rStyle w:val="CommentReference"/>
        </w:rPr>
        <w:annotationRef/>
      </w:r>
      <w:r>
        <w:t xml:space="preserve">Not explained how they were </w:t>
      </w:r>
      <w:proofErr w:type="spellStart"/>
      <w:r>
        <w:t>identifiend</w:t>
      </w:r>
      <w:proofErr w:type="spellEnd"/>
      <w:r>
        <w:t>.</w:t>
      </w:r>
    </w:p>
  </w:comment>
  <w:comment w:id="984" w:author="hgoerlitz" w:date="2021-08-12T08:33:00Z" w:initials="hg">
    <w:p w14:paraId="6E7DD2E4" w14:textId="2070FB50" w:rsidR="002E50BD" w:rsidRDefault="002E50BD">
      <w:pPr>
        <w:pStyle w:val="CommentText"/>
      </w:pPr>
      <w:r>
        <w:rPr>
          <w:rStyle w:val="CommentReference"/>
        </w:rPr>
        <w:annotationRef/>
      </w:r>
      <w:r>
        <w:t>Identical? = is it the same? Or ‘correspond!</w:t>
      </w:r>
    </w:p>
  </w:comment>
  <w:comment w:id="985" w:author="hgoerlitz" w:date="2021-08-12T08:21:00Z" w:initials="hg">
    <w:p w14:paraId="3FC3D28B" w14:textId="77777777" w:rsidR="00464D88" w:rsidRDefault="00464D88">
      <w:pPr>
        <w:pStyle w:val="CommentText"/>
      </w:pPr>
      <w:r>
        <w:rPr>
          <w:rStyle w:val="CommentReference"/>
        </w:rPr>
        <w:annotationRef/>
      </w:r>
      <w:r>
        <w:t xml:space="preserve">We call it lowest, not lower frequency.  </w:t>
      </w:r>
    </w:p>
    <w:p w14:paraId="48669C3B" w14:textId="77777777" w:rsidR="00464D88" w:rsidRDefault="00464D88">
      <w:pPr>
        <w:pStyle w:val="CommentText"/>
      </w:pPr>
    </w:p>
    <w:p w14:paraId="36B07AC3" w14:textId="77777777" w:rsidR="00464D88" w:rsidRDefault="00464D88">
      <w:pPr>
        <w:pStyle w:val="CommentText"/>
      </w:pPr>
      <w:r>
        <w:t>Analogous, shouldn’t it be lowest for the windowed analysis, too?</w:t>
      </w:r>
    </w:p>
    <w:p w14:paraId="769551B6" w14:textId="77777777" w:rsidR="00464D88" w:rsidRDefault="00464D88">
      <w:pPr>
        <w:pStyle w:val="CommentText"/>
      </w:pPr>
    </w:p>
    <w:p w14:paraId="377A5985" w14:textId="2B62564B" w:rsidR="00464D88" w:rsidRDefault="00464D88">
      <w:pPr>
        <w:pStyle w:val="CommentText"/>
      </w:pPr>
    </w:p>
  </w:comment>
  <w:comment w:id="1001" w:author="hgoerlitz" w:date="2021-08-12T08:36:00Z" w:initials="hg">
    <w:p w14:paraId="04343A7F" w14:textId="47726AA2" w:rsidR="002E50BD" w:rsidRDefault="002E50BD">
      <w:pPr>
        <w:pStyle w:val="CommentText"/>
      </w:pPr>
      <w:r>
        <w:rPr>
          <w:rStyle w:val="CommentReference"/>
        </w:rPr>
        <w:annotationRef/>
      </w:r>
      <w:r>
        <w:t>Above, you wrote FM, not terminal. Is this correct? or was it restricted (how?) to terminal FM?</w:t>
      </w:r>
    </w:p>
  </w:comment>
  <w:comment w:id="1007" w:author="hgoerlitz" w:date="2021-08-12T08:50:00Z" w:initials="hg">
    <w:p w14:paraId="3E14276F" w14:textId="2F6716FA" w:rsidR="00BD71EA" w:rsidRDefault="00BD71EA">
      <w:pPr>
        <w:pStyle w:val="CommentText"/>
      </w:pPr>
      <w:r>
        <w:rPr>
          <w:rStyle w:val="CommentReference"/>
        </w:rPr>
        <w:annotationRef/>
      </w:r>
      <w:r>
        <w:t>Not yet sure whether to present this here, or better down in the analysis part.</w:t>
      </w:r>
    </w:p>
  </w:comment>
  <w:comment w:id="1010" w:author="hgoerlitz" w:date="2021-08-12T08:22:00Z" w:initials="hg">
    <w:p w14:paraId="250A4696" w14:textId="77777777" w:rsidR="00464D88" w:rsidRDefault="00464D88">
      <w:pPr>
        <w:pStyle w:val="CommentText"/>
      </w:pPr>
      <w:r>
        <w:rPr>
          <w:rStyle w:val="CommentReference"/>
        </w:rPr>
        <w:annotationRef/>
      </w:r>
      <w:r>
        <w:t>Stats are parts of the methods; continue numbering from there.</w:t>
      </w:r>
    </w:p>
    <w:p w14:paraId="16A25108" w14:textId="77777777" w:rsidR="00464D88" w:rsidRDefault="00464D88">
      <w:pPr>
        <w:pStyle w:val="CommentText"/>
      </w:pPr>
    </w:p>
    <w:p w14:paraId="045E6FCA" w14:textId="0DD9D73C" w:rsidR="00464D88" w:rsidRDefault="00464D88">
      <w:pPr>
        <w:pStyle w:val="CommentText"/>
      </w:pPr>
      <w:r>
        <w:t>A standard paper has four sections, and ours is not arranged differently from this standard: intro, methods, results, discussion</w:t>
      </w:r>
    </w:p>
  </w:comment>
  <w:comment w:id="1031" w:author="hgoerlitz" w:date="2021-08-12T08:41:00Z" w:initials="hg">
    <w:p w14:paraId="339A1ECE" w14:textId="562459EB" w:rsidR="00860F7B" w:rsidRDefault="00860F7B">
      <w:pPr>
        <w:pStyle w:val="CommentText"/>
      </w:pPr>
      <w:r>
        <w:rPr>
          <w:rStyle w:val="CommentReference"/>
        </w:rPr>
        <w:annotationRef/>
      </w:r>
      <w:r w:rsidR="00A24DEA">
        <w:t>Probably delete these n-values again. It’s somewhat confusing – this only relates to the individual call analysis, correct?</w:t>
      </w:r>
      <w:r w:rsidR="00A24DEA">
        <w:br/>
        <w:t>What is the N for the multi-bat analysis? Must be reported.</w:t>
      </w:r>
    </w:p>
  </w:comment>
  <w:comment w:id="1052" w:author="hgoerlitz" w:date="2021-08-12T08:45:00Z" w:initials="hg">
    <w:p w14:paraId="6666D05F" w14:textId="33352F4A" w:rsidR="00A24DEA" w:rsidRDefault="00A24DEA">
      <w:pPr>
        <w:pStyle w:val="CommentText"/>
      </w:pPr>
      <w:r>
        <w:rPr>
          <w:rStyle w:val="CommentReference"/>
        </w:rPr>
        <w:annotationRef/>
      </w:r>
      <w:r>
        <w:t>See comment at ‘software’ below</w:t>
      </w:r>
    </w:p>
  </w:comment>
  <w:comment w:id="1084" w:author="hgoerlitz" w:date="2021-08-12T08:49:00Z" w:initials="hg">
    <w:p w14:paraId="504805AA" w14:textId="6E1C450E" w:rsidR="00A24DEA" w:rsidRDefault="00A24DEA">
      <w:pPr>
        <w:pStyle w:val="CommentText"/>
      </w:pPr>
      <w:r>
        <w:rPr>
          <w:rStyle w:val="CommentReference"/>
        </w:rPr>
        <w:annotationRef/>
      </w:r>
      <w:r>
        <w:t>Can you phrase this in even simpler terms? “probabilistic interpretation of a probability” seems vague / doubled?</w:t>
      </w:r>
    </w:p>
  </w:comment>
  <w:comment w:id="1087" w:author="hgoerlitz" w:date="2021-08-12T09:36:00Z" w:initials="hg">
    <w:p w14:paraId="15C3CB8C" w14:textId="3E005093" w:rsidR="00C075F0" w:rsidRDefault="00C075F0">
      <w:pPr>
        <w:pStyle w:val="CommentText"/>
      </w:pPr>
      <w:r>
        <w:rPr>
          <w:rStyle w:val="CommentReference"/>
        </w:rPr>
        <w:annotationRef/>
      </w:r>
      <w:r>
        <w:t>I’m not finished this part completely; see my comments and try to adjust accordingly.</w:t>
      </w:r>
    </w:p>
  </w:comment>
  <w:comment w:id="1123" w:author="hgoerlitz" w:date="2021-08-12T09:14:00Z" w:initials="hg">
    <w:p w14:paraId="46EE6620" w14:textId="77777777" w:rsidR="00C4235C" w:rsidRDefault="00C4235C">
      <w:pPr>
        <w:pStyle w:val="CommentText"/>
      </w:pPr>
      <w:r>
        <w:rPr>
          <w:rStyle w:val="CommentReference"/>
        </w:rPr>
        <w:annotationRef/>
      </w:r>
      <w:r>
        <w:t>Provide here a general description of the steps from window-level to audio-level, for all three parameters.</w:t>
      </w:r>
    </w:p>
    <w:p w14:paraId="3D4A6B66" w14:textId="77777777" w:rsidR="00C4235C" w:rsidRDefault="00C4235C">
      <w:pPr>
        <w:pStyle w:val="CommentText"/>
      </w:pPr>
      <w:r>
        <w:t>Including the number of measurements per window, as given below.</w:t>
      </w:r>
    </w:p>
    <w:p w14:paraId="69489670" w14:textId="1AD13668" w:rsidR="00C4235C" w:rsidRDefault="00C4235C">
      <w:pPr>
        <w:pStyle w:val="CommentText"/>
      </w:pPr>
      <w:r>
        <w:t xml:space="preserve">Start with the </w:t>
      </w:r>
      <w:proofErr w:type="spellStart"/>
      <w:r>
        <w:t>dom</w:t>
      </w:r>
      <w:proofErr w:type="spellEnd"/>
      <w:r>
        <w:t xml:space="preserve"> </w:t>
      </w:r>
      <w:proofErr w:type="spellStart"/>
      <w:r>
        <w:t>freq</w:t>
      </w:r>
      <w:proofErr w:type="spellEnd"/>
      <w:r>
        <w:t>, i.e., use the same sequence as for the other parameters.</w:t>
      </w:r>
    </w:p>
  </w:comment>
  <w:comment w:id="1160" w:author="hgoerlitz" w:date="2021-08-12T08:51:00Z" w:initials="hg">
    <w:p w14:paraId="5E54477D" w14:textId="77777777" w:rsidR="00427C45" w:rsidRDefault="00427C45">
      <w:pPr>
        <w:pStyle w:val="CommentText"/>
      </w:pPr>
      <w:r>
        <w:rPr>
          <w:rStyle w:val="CommentReference"/>
        </w:rPr>
        <w:annotationRef/>
      </w:r>
      <w:r>
        <w:t xml:space="preserve">At the end of 2.4.2, you wrote that there are MULTIPLE lowest </w:t>
      </w:r>
      <w:proofErr w:type="spellStart"/>
      <w:r>
        <w:t>freq</w:t>
      </w:r>
      <w:proofErr w:type="spellEnd"/>
      <w:r>
        <w:t xml:space="preserve"> measures per window.</w:t>
      </w:r>
    </w:p>
    <w:p w14:paraId="6A74A431" w14:textId="77777777" w:rsidR="00427C45" w:rsidRDefault="00427C45">
      <w:pPr>
        <w:pStyle w:val="CommentText"/>
      </w:pPr>
    </w:p>
    <w:p w14:paraId="440D5F5D" w14:textId="5115BD7A" w:rsidR="00427C45" w:rsidRDefault="00427C45">
      <w:pPr>
        <w:pStyle w:val="CommentText"/>
      </w:pPr>
      <w:r>
        <w:t>Also, there will be multiple values of dominant frequencies per audio-file. The point of this sentence is thus not clear.</w:t>
      </w:r>
    </w:p>
  </w:comment>
  <w:comment w:id="1174" w:author="hgoerlitz" w:date="2021-08-12T08:43:00Z" w:initials="hg">
    <w:p w14:paraId="722389CF" w14:textId="0B48DB86" w:rsidR="00A24DEA" w:rsidRDefault="00A24DEA">
      <w:pPr>
        <w:pStyle w:val="CommentText"/>
      </w:pPr>
      <w:r>
        <w:rPr>
          <w:rStyle w:val="CommentReference"/>
        </w:rPr>
        <w:annotationRef/>
      </w:r>
      <w:r>
        <w:t xml:space="preserve">I already shortened it a bit to save words; I think this is not losing on relevance by that. </w:t>
      </w:r>
    </w:p>
    <w:p w14:paraId="3AE33AEE" w14:textId="522BE076" w:rsidR="00A24DEA" w:rsidRDefault="00A24DEA">
      <w:pPr>
        <w:pStyle w:val="CommentText"/>
      </w:pPr>
      <w:r>
        <w:t xml:space="preserve">In addition, I generally prefer to report software packages in context where they are used. You did this partially for the stats packages already. If you can move the other packages to corresponding positions (somewhat more difficult for the </w:t>
      </w:r>
      <w:proofErr w:type="spellStart"/>
      <w:r>
        <w:t>jupyter</w:t>
      </w:r>
      <w:proofErr w:type="spellEnd"/>
      <w:r>
        <w:t>/</w:t>
      </w:r>
      <w:proofErr w:type="spellStart"/>
      <w:r>
        <w:t>Rmakrdown</w:t>
      </w:r>
      <w:proofErr w:type="spellEnd"/>
      <w:r>
        <w:t>), that would save more words.</w:t>
      </w:r>
    </w:p>
    <w:p w14:paraId="332B4F03" w14:textId="2193B714" w:rsidR="00A24DEA" w:rsidRDefault="00A24DE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9EF641" w15:done="0"/>
  <w15:commentEx w15:paraId="1A7C61E3" w15:done="0"/>
  <w15:commentEx w15:paraId="09CD99CA" w15:done="0"/>
  <w15:commentEx w15:paraId="09BD835B" w15:done="0"/>
  <w15:commentEx w15:paraId="37EFADE1" w15:done="0"/>
  <w15:commentEx w15:paraId="53269795" w15:done="0"/>
  <w15:commentEx w15:paraId="51D8F2A9" w15:done="0"/>
  <w15:commentEx w15:paraId="18CFA7D2" w15:done="0"/>
  <w15:commentEx w15:paraId="4A83F67B" w15:done="0"/>
  <w15:commentEx w15:paraId="103E16F0" w15:done="0"/>
  <w15:commentEx w15:paraId="19BDAB84" w15:done="0"/>
  <w15:commentEx w15:paraId="0E803948" w15:done="0"/>
  <w15:commentEx w15:paraId="7ED19A06" w15:done="0"/>
  <w15:commentEx w15:paraId="35C0CA56" w15:done="0"/>
  <w15:commentEx w15:paraId="38BE877D" w15:done="0"/>
  <w15:commentEx w15:paraId="002BB196" w15:done="0"/>
  <w15:commentEx w15:paraId="2590AEA6" w15:done="0"/>
  <w15:commentEx w15:paraId="6FB3C6D3" w15:done="0"/>
  <w15:commentEx w15:paraId="1AD7A04D" w15:done="0"/>
  <w15:commentEx w15:paraId="09FF16B5" w15:done="0"/>
  <w15:commentEx w15:paraId="6E7DD2E4" w15:done="0"/>
  <w15:commentEx w15:paraId="377A5985" w15:done="0"/>
  <w15:commentEx w15:paraId="04343A7F" w15:done="0"/>
  <w15:commentEx w15:paraId="3E14276F" w15:done="0"/>
  <w15:commentEx w15:paraId="045E6FCA" w15:done="0"/>
  <w15:commentEx w15:paraId="339A1ECE" w15:done="0"/>
  <w15:commentEx w15:paraId="6666D05F" w15:done="0"/>
  <w15:commentEx w15:paraId="504805AA" w15:done="0"/>
  <w15:commentEx w15:paraId="15C3CB8C" w15:done="0"/>
  <w15:commentEx w15:paraId="69489670" w15:done="0"/>
  <w15:commentEx w15:paraId="440D5F5D" w15:done="0"/>
  <w15:commentEx w15:paraId="332B4F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9EF641" w16cid:durableId="24BE63E1"/>
  <w16cid:commentId w16cid:paraId="1A7C61E3" w16cid:durableId="24BE672A"/>
  <w16cid:commentId w16cid:paraId="09CD99CA" w16cid:durableId="24BE69A1"/>
  <w16cid:commentId w16cid:paraId="09BD835B" w16cid:durableId="24BE6B0F"/>
  <w16cid:commentId w16cid:paraId="37EFADE1" w16cid:durableId="24BE6DD1"/>
  <w16cid:commentId w16cid:paraId="53269795" w16cid:durableId="24BE74A3"/>
  <w16cid:commentId w16cid:paraId="51D8F2A9" w16cid:durableId="24BE753F"/>
  <w16cid:commentId w16cid:paraId="18CFA7D2" w16cid:durableId="24BE8751"/>
  <w16cid:commentId w16cid:paraId="4A83F67B" w16cid:durableId="24BE8915"/>
  <w16cid:commentId w16cid:paraId="103E16F0" w16cid:durableId="24BE8B51"/>
  <w16cid:commentId w16cid:paraId="19BDAB84" w16cid:durableId="24BE8C3F"/>
  <w16cid:commentId w16cid:paraId="0E803948" w16cid:durableId="24BE8D50"/>
  <w16cid:commentId w16cid:paraId="7ED19A06" w16cid:durableId="24BE8D22"/>
  <w16cid:commentId w16cid:paraId="35C0CA56" w16cid:durableId="24BE8EA3"/>
  <w16cid:commentId w16cid:paraId="38BE877D" w16cid:durableId="24BE926B"/>
  <w16cid:commentId w16cid:paraId="002BB196" w16cid:durableId="24BF542B"/>
  <w16cid:commentId w16cid:paraId="2590AEA6" w16cid:durableId="24BF5705"/>
  <w16cid:commentId w16cid:paraId="6FB3C6D3" w16cid:durableId="24BF6059"/>
  <w16cid:commentId w16cid:paraId="1AD7A04D" w16cid:durableId="24BF57FD"/>
  <w16cid:commentId w16cid:paraId="09FF16B5" w16cid:durableId="24BF5B3B"/>
  <w16cid:commentId w16cid:paraId="6E7DD2E4" w16cid:durableId="24BF5B67"/>
  <w16cid:commentId w16cid:paraId="377A5985" w16cid:durableId="24BF589A"/>
  <w16cid:commentId w16cid:paraId="04343A7F" w16cid:durableId="24BF5C26"/>
  <w16cid:commentId w16cid:paraId="3E14276F" w16cid:durableId="24BF5F56"/>
  <w16cid:commentId w16cid:paraId="045E6FCA" w16cid:durableId="24BF58E1"/>
  <w16cid:commentId w16cid:paraId="339A1ECE" w16cid:durableId="24BF5D22"/>
  <w16cid:commentId w16cid:paraId="6666D05F" w16cid:durableId="24BF5E3F"/>
  <w16cid:commentId w16cid:paraId="504805AA" w16cid:durableId="24BF5F1F"/>
  <w16cid:commentId w16cid:paraId="15C3CB8C" w16cid:durableId="24BF6A0B"/>
  <w16cid:commentId w16cid:paraId="69489670" w16cid:durableId="24BF64E9"/>
  <w16cid:commentId w16cid:paraId="440D5F5D" w16cid:durableId="24BF5F8A"/>
  <w16cid:commentId w16cid:paraId="332B4F03" w16cid:durableId="24BF5D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3B5720" w14:textId="77777777" w:rsidR="003606E3" w:rsidRDefault="003606E3">
      <w:pPr>
        <w:spacing w:after="0"/>
      </w:pPr>
      <w:r>
        <w:separator/>
      </w:r>
    </w:p>
  </w:endnote>
  <w:endnote w:type="continuationSeparator" w:id="0">
    <w:p w14:paraId="685E52EF" w14:textId="77777777" w:rsidR="003606E3" w:rsidRDefault="003606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Poppins Light">
    <w:panose1 w:val="00000400000000000000"/>
    <w:charset w:val="00"/>
    <w:family w:val="modern"/>
    <w:notTrueType/>
    <w:pitch w:val="variable"/>
    <w:sig w:usb0="00008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53E91B" w14:textId="77777777" w:rsidR="003606E3" w:rsidRDefault="003606E3">
      <w:r>
        <w:separator/>
      </w:r>
    </w:p>
  </w:footnote>
  <w:footnote w:type="continuationSeparator" w:id="0">
    <w:p w14:paraId="4E86EFF8" w14:textId="77777777" w:rsidR="003606E3" w:rsidRDefault="00360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9F7C034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goerlitz">
    <w15:presenceInfo w15:providerId="None" w15:userId="hgoerlit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3D3F"/>
    <w:rsid w:val="000E0B16"/>
    <w:rsid w:val="000F5151"/>
    <w:rsid w:val="000F5E70"/>
    <w:rsid w:val="00135E99"/>
    <w:rsid w:val="001F2136"/>
    <w:rsid w:val="00233F96"/>
    <w:rsid w:val="0029461C"/>
    <w:rsid w:val="002E25D7"/>
    <w:rsid w:val="002E50BD"/>
    <w:rsid w:val="00310AC6"/>
    <w:rsid w:val="00317768"/>
    <w:rsid w:val="00327281"/>
    <w:rsid w:val="0033623E"/>
    <w:rsid w:val="003606E3"/>
    <w:rsid w:val="00372C69"/>
    <w:rsid w:val="00376151"/>
    <w:rsid w:val="003E33F5"/>
    <w:rsid w:val="00410BE5"/>
    <w:rsid w:val="00427C45"/>
    <w:rsid w:val="00464D88"/>
    <w:rsid w:val="004B639C"/>
    <w:rsid w:val="004C1566"/>
    <w:rsid w:val="004E29B3"/>
    <w:rsid w:val="004F62A5"/>
    <w:rsid w:val="00590D07"/>
    <w:rsid w:val="0059523D"/>
    <w:rsid w:val="005D7F79"/>
    <w:rsid w:val="006527FE"/>
    <w:rsid w:val="006A122B"/>
    <w:rsid w:val="006D1F1C"/>
    <w:rsid w:val="00702CCF"/>
    <w:rsid w:val="00736C27"/>
    <w:rsid w:val="00781087"/>
    <w:rsid w:val="00784D58"/>
    <w:rsid w:val="00860F7B"/>
    <w:rsid w:val="0087020D"/>
    <w:rsid w:val="008708C2"/>
    <w:rsid w:val="008D6863"/>
    <w:rsid w:val="00901B5F"/>
    <w:rsid w:val="00962D8E"/>
    <w:rsid w:val="00997ED2"/>
    <w:rsid w:val="009C686B"/>
    <w:rsid w:val="00A24DEA"/>
    <w:rsid w:val="00A269E2"/>
    <w:rsid w:val="00A80F31"/>
    <w:rsid w:val="00AC64E5"/>
    <w:rsid w:val="00AE3C4E"/>
    <w:rsid w:val="00AF1B2B"/>
    <w:rsid w:val="00B55561"/>
    <w:rsid w:val="00B86B75"/>
    <w:rsid w:val="00BB5811"/>
    <w:rsid w:val="00BC48D5"/>
    <w:rsid w:val="00BD71EA"/>
    <w:rsid w:val="00C075F0"/>
    <w:rsid w:val="00C14DAB"/>
    <w:rsid w:val="00C36279"/>
    <w:rsid w:val="00C40095"/>
    <w:rsid w:val="00C4235C"/>
    <w:rsid w:val="00C60262"/>
    <w:rsid w:val="00D314B6"/>
    <w:rsid w:val="00D97975"/>
    <w:rsid w:val="00DC2EA4"/>
    <w:rsid w:val="00DC678F"/>
    <w:rsid w:val="00DF03F3"/>
    <w:rsid w:val="00E221EA"/>
    <w:rsid w:val="00E315A3"/>
    <w:rsid w:val="00E50A2C"/>
    <w:rsid w:val="00E621CD"/>
    <w:rsid w:val="00F40CDD"/>
    <w:rsid w:val="00F53CB1"/>
    <w:rsid w:val="00FD3176"/>
    <w:rsid w:val="00FD4ED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C5D11"/>
  <w15:docId w15:val="{955BCAC0-7C77-4881-8EC3-D762F0CBA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A80F3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80F31"/>
    <w:rPr>
      <w:rFonts w:ascii="Segoe UI" w:hAnsi="Segoe UI" w:cs="Segoe UI"/>
      <w:sz w:val="18"/>
      <w:szCs w:val="18"/>
    </w:rPr>
  </w:style>
  <w:style w:type="character" w:styleId="CommentReference">
    <w:name w:val="annotation reference"/>
    <w:basedOn w:val="DefaultParagraphFont"/>
    <w:semiHidden/>
    <w:unhideWhenUsed/>
    <w:rsid w:val="004F62A5"/>
    <w:rPr>
      <w:sz w:val="16"/>
      <w:szCs w:val="16"/>
    </w:rPr>
  </w:style>
  <w:style w:type="paragraph" w:styleId="CommentText">
    <w:name w:val="annotation text"/>
    <w:basedOn w:val="Normal"/>
    <w:link w:val="CommentTextChar"/>
    <w:unhideWhenUsed/>
    <w:rsid w:val="004F62A5"/>
    <w:rPr>
      <w:sz w:val="20"/>
      <w:szCs w:val="20"/>
    </w:rPr>
  </w:style>
  <w:style w:type="character" w:customStyle="1" w:styleId="CommentTextChar">
    <w:name w:val="Comment Text Char"/>
    <w:basedOn w:val="DefaultParagraphFont"/>
    <w:link w:val="CommentText"/>
    <w:rsid w:val="004F62A5"/>
    <w:rPr>
      <w:sz w:val="20"/>
      <w:szCs w:val="20"/>
    </w:rPr>
  </w:style>
  <w:style w:type="paragraph" w:styleId="CommentSubject">
    <w:name w:val="annotation subject"/>
    <w:basedOn w:val="CommentText"/>
    <w:next w:val="CommentText"/>
    <w:link w:val="CommentSubjectChar"/>
    <w:semiHidden/>
    <w:unhideWhenUsed/>
    <w:rsid w:val="004F62A5"/>
    <w:rPr>
      <w:b/>
      <w:bCs/>
    </w:rPr>
  </w:style>
  <w:style w:type="character" w:customStyle="1" w:styleId="CommentSubjectChar">
    <w:name w:val="Comment Subject Char"/>
    <w:basedOn w:val="CommentTextChar"/>
    <w:link w:val="CommentSubject"/>
    <w:semiHidden/>
    <w:rsid w:val="004F62A5"/>
    <w:rPr>
      <w:b/>
      <w:bCs/>
      <w:sz w:val="20"/>
      <w:szCs w:val="20"/>
    </w:rPr>
  </w:style>
  <w:style w:type="paragraph" w:customStyle="1" w:styleId="EndNoteBibliography">
    <w:name w:val="EndNote Bibliography"/>
    <w:basedOn w:val="Normal"/>
    <w:link w:val="EndNoteBibliographyChar"/>
    <w:rsid w:val="000E0B16"/>
    <w:pPr>
      <w:spacing w:after="120"/>
      <w:jc w:val="both"/>
    </w:pPr>
    <w:rPr>
      <w:rFonts w:ascii="Poppins Light" w:hAnsi="Poppins Light" w:cs="Poppins Light"/>
      <w:noProof/>
      <w:sz w:val="16"/>
      <w:szCs w:val="22"/>
    </w:rPr>
  </w:style>
  <w:style w:type="character" w:customStyle="1" w:styleId="EndNoteBibliographyChar">
    <w:name w:val="EndNote Bibliography Char"/>
    <w:basedOn w:val="DefaultParagraphFont"/>
    <w:link w:val="EndNoteBibliography"/>
    <w:rsid w:val="000E0B16"/>
    <w:rPr>
      <w:rFonts w:ascii="Poppins Light" w:hAnsi="Poppins Light" w:cs="Poppins Light"/>
      <w:noProof/>
      <w:sz w:val="16"/>
      <w:szCs w:val="22"/>
    </w:rPr>
  </w:style>
  <w:style w:type="paragraph" w:styleId="Revision">
    <w:name w:val="Revision"/>
    <w:hidden/>
    <w:semiHidden/>
    <w:rsid w:val="00962D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doi.org/10.1007/978-1-4614-9146-0_2" TargetMode="External"/><Relationship Id="rId26" Type="http://schemas.openxmlformats.org/officeDocument/2006/relationships/hyperlink" Target="https://doi.org/10.18637/jss.v067.i01" TargetMode="External"/><Relationship Id="rId3" Type="http://schemas.openxmlformats.org/officeDocument/2006/relationships/styles" Target="styles.xml"/><Relationship Id="rId21" Type="http://schemas.openxmlformats.org/officeDocument/2006/relationships/hyperlink" Target="https://doi.org/10.1038/s41592-019-0686-2"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oi.org/10.5281/zenodo.4139818" TargetMode="External"/><Relationship Id="rId25" Type="http://schemas.openxmlformats.org/officeDocument/2006/relationships/hyperlink" Target="https://www.R-project.org/" TargetMode="External"/><Relationship Id="rId2" Type="http://schemas.openxmlformats.org/officeDocument/2006/relationships/numbering" Target="numbering.xml"/><Relationship Id="rId16" Type="http://schemas.openxmlformats.org/officeDocument/2006/relationships/hyperlink" Target="https://doi.org/10.1644/09-MAMM-A-302.1" TargetMode="External"/><Relationship Id="rId20" Type="http://schemas.openxmlformats.org/officeDocument/2006/relationships/hyperlink" Target="https://CRAN.R-project.org/package=ar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audacityteam.org/" TargetMode="External"/><Relationship Id="rId5" Type="http://schemas.openxmlformats.org/officeDocument/2006/relationships/webSettings" Target="webSettings.xml"/><Relationship Id="rId15" Type="http://schemas.openxmlformats.org/officeDocument/2006/relationships/hyperlink" Target="https://github.com/thejasvibr/mhbc-online/" TargetMode="External"/><Relationship Id="rId23" Type="http://schemas.openxmlformats.org/officeDocument/2006/relationships/hyperlink" Target="https://bookdown.org/yihui/rmarkdown" TargetMode="External"/><Relationship Id="rId28" Type="http://schemas.openxmlformats.org/officeDocument/2006/relationships/hyperlink" Target="https://www.pnas.org/content/early/2020/10/27/2011719117" TargetMode="External"/><Relationship Id="rId10" Type="http://schemas.microsoft.com/office/2016/09/relationships/commentsIds" Target="commentsIds.xml"/><Relationship Id="rId19" Type="http://schemas.openxmlformats.org/officeDocument/2006/relationships/hyperlink" Target="https://www.biorxiv.org/content/early/2021/01/09/2021.01.09.426033" TargetMode="External"/><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github.com/bastibe/SoundFile" TargetMode="External"/><Relationship Id="rId27" Type="http://schemas.openxmlformats.org/officeDocument/2006/relationships/hyperlink" Target="https://journal.r-project.org/archive/"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DF5DF-EEB3-4B69-8752-387C3C88E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10049</Words>
  <Characters>63311</Characters>
  <Application>Microsoft Office Word</Application>
  <DocSecurity>0</DocSecurity>
  <Lines>527</Lines>
  <Paragraphs>146</Paragraphs>
  <ScaleCrop>false</ScaleCrop>
  <HeadingPairs>
    <vt:vector size="2" baseType="variant">
      <vt:variant>
        <vt:lpstr>Title</vt:lpstr>
      </vt:variant>
      <vt:variant>
        <vt:i4>1</vt:i4>
      </vt:variant>
    </vt:vector>
  </HeadingPairs>
  <TitlesOfParts>
    <vt:vector size="1" baseType="lpstr">
      <vt:lpstr>High duty-cycle bats in the field do not alter echolocation calls when flying in groups</vt:lpstr>
    </vt:vector>
  </TitlesOfParts>
  <Company/>
  <LinksUpToDate>false</LinksUpToDate>
  <CharactersWithSpaces>73214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duty-cycle bats in the field do not alter echolocation calls when flying in groups</dc:title>
  <dc:creator>Neetash Mysuru^{*}^{1}, Thejasvi Beleyur^{*}^{1}, Aditya Krishna^{1,2}, Holger R Goerlitz^{1};^{*}: joint first authors</dc:creator>
  <cp:keywords/>
  <cp:lastModifiedBy>hgoerlitz</cp:lastModifiedBy>
  <cp:revision>35</cp:revision>
  <dcterms:created xsi:type="dcterms:W3CDTF">2021-08-11T12:46:00Z</dcterms:created>
  <dcterms:modified xsi:type="dcterms:W3CDTF">2021-08-12T07:39:00Z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Living in groups provides animals with many advantages, including disadvantages such as the possibility of sensory overload. Many animals however form large groups to roost and mate - that are filled with a multitude of signals of varying relevance to eac</vt:lpwstr>
  </property>
  <property fmtid="{D5CDD505-2E9C-101B-9397-08002B2CF9AE}" pid="3" name="bibliography">
    <vt:lpwstr>hbc-references.bib</vt:lpwstr>
  </property>
  <property fmtid="{D5CDD505-2E9C-101B-9397-08002B2CF9AE}" pid="4" name="csl">
    <vt:lpwstr>vancouver.csl</vt:lpwstr>
  </property>
  <property fmtid="{D5CDD505-2E9C-101B-9397-08002B2CF9AE}" pid="5" name="date">
    <vt:lpwstr>Last Updated : 2021-08-10 16:07:48</vt:lpwstr>
  </property>
  <property fmtid="{D5CDD505-2E9C-101B-9397-08002B2CF9AE}" pid="6" name="output">
    <vt:lpwstr/>
  </property>
</Properties>
</file>